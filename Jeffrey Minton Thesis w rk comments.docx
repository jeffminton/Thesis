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0026016" w14:textId="77777777" w:rsidR="00E478FA" w:rsidRDefault="00E478FA" w:rsidP="00E478FA">
      <w:pPr>
        <w:spacing w:line="480" w:lineRule="auto"/>
        <w:jc w:val="center"/>
        <w:rPr>
          <w:rFonts w:cs="Times New Roman"/>
        </w:rPr>
      </w:pPr>
      <w:r>
        <w:rPr>
          <w:rFonts w:cs="Times New Roman"/>
        </w:rPr>
        <w:t>DO YOU SEE WHAT I’M SAYING:</w:t>
      </w:r>
    </w:p>
    <w:p w14:paraId="162CE28B" w14:textId="77777777" w:rsidR="00E478FA" w:rsidRDefault="00E478FA" w:rsidP="00E478FA">
      <w:pPr>
        <w:spacing w:line="480" w:lineRule="auto"/>
        <w:jc w:val="center"/>
        <w:rPr>
          <w:rFonts w:cs="Times New Roman"/>
        </w:rPr>
      </w:pPr>
      <w:r>
        <w:rPr>
          <w:rFonts w:cs="Times New Roman"/>
        </w:rPr>
        <w:t>RELATING LANGUAGE AND VISION TO</w:t>
      </w:r>
    </w:p>
    <w:p w14:paraId="52FBAAF6" w14:textId="77777777" w:rsidR="00E478FA" w:rsidRDefault="00E478FA" w:rsidP="00E478FA">
      <w:pPr>
        <w:spacing w:line="480" w:lineRule="auto"/>
        <w:jc w:val="center"/>
        <w:rPr>
          <w:rFonts w:cs="Times New Roman"/>
        </w:rPr>
      </w:pPr>
      <w:r>
        <w:rPr>
          <w:rFonts w:cs="Times New Roman"/>
        </w:rPr>
        <w:t>CREATE INTERACTION BETWEEN</w:t>
      </w:r>
    </w:p>
    <w:p w14:paraId="1BDA8F9D" w14:textId="77777777" w:rsidR="00E478FA" w:rsidRDefault="00E478FA" w:rsidP="00E478FA">
      <w:pPr>
        <w:spacing w:line="480" w:lineRule="auto"/>
        <w:jc w:val="center"/>
        <w:rPr>
          <w:rFonts w:cs="Times New Roman"/>
        </w:rPr>
      </w:pPr>
      <w:r>
        <w:rPr>
          <w:rFonts w:cs="Times New Roman"/>
        </w:rPr>
        <w:t>HUMANS AND ROBOTS</w:t>
      </w:r>
    </w:p>
    <w:p w14:paraId="2AC43142" w14:textId="77777777" w:rsidR="00E478FA" w:rsidRDefault="00E478FA" w:rsidP="00E478FA">
      <w:pPr>
        <w:spacing w:line="480" w:lineRule="auto"/>
        <w:jc w:val="center"/>
        <w:rPr>
          <w:rFonts w:cs="Times New Roman"/>
        </w:rPr>
      </w:pPr>
      <w:r>
        <w:rPr>
          <w:rFonts w:cs="Times New Roman"/>
        </w:rPr>
        <w:t>____________________</w:t>
      </w:r>
      <w:r>
        <w:rPr>
          <w:rFonts w:cs="Times New Roman"/>
        </w:rPr>
        <w:br/>
      </w:r>
    </w:p>
    <w:p w14:paraId="43A285CC" w14:textId="77777777" w:rsidR="00E478FA" w:rsidRDefault="00E478FA" w:rsidP="00E478FA">
      <w:pPr>
        <w:spacing w:line="480" w:lineRule="auto"/>
        <w:jc w:val="center"/>
        <w:rPr>
          <w:rFonts w:cs="Times New Roman"/>
        </w:rPr>
      </w:pPr>
      <w:r>
        <w:rPr>
          <w:rFonts w:cs="Times New Roman"/>
        </w:rPr>
        <w:t>A Thesis</w:t>
      </w:r>
    </w:p>
    <w:p w14:paraId="4CF3AE43" w14:textId="77777777" w:rsidR="00E478FA" w:rsidRDefault="00E478FA" w:rsidP="00E478FA">
      <w:pPr>
        <w:spacing w:line="480" w:lineRule="auto"/>
        <w:jc w:val="center"/>
        <w:rPr>
          <w:rFonts w:cs="Times New Roman"/>
        </w:rPr>
      </w:pPr>
      <w:r>
        <w:rPr>
          <w:rFonts w:cs="Times New Roman"/>
        </w:rPr>
        <w:t>Presented to the Faculty of the</w:t>
      </w:r>
    </w:p>
    <w:p w14:paraId="3B71214C" w14:textId="77777777" w:rsidR="00E478FA" w:rsidRDefault="00E478FA" w:rsidP="00E478FA">
      <w:pPr>
        <w:spacing w:line="480" w:lineRule="auto"/>
        <w:jc w:val="center"/>
        <w:rPr>
          <w:rFonts w:cs="Times New Roman"/>
        </w:rPr>
      </w:pPr>
      <w:r>
        <w:rPr>
          <w:rFonts w:cs="Times New Roman"/>
        </w:rPr>
        <w:t>Department of Computer Science</w:t>
      </w:r>
    </w:p>
    <w:p w14:paraId="7E173C18" w14:textId="77777777" w:rsidR="00E478FA" w:rsidRDefault="00E478FA" w:rsidP="00E478FA">
      <w:pPr>
        <w:spacing w:line="480" w:lineRule="auto"/>
        <w:jc w:val="center"/>
        <w:rPr>
          <w:rFonts w:cs="Times New Roman"/>
        </w:rPr>
      </w:pPr>
      <w:r>
        <w:rPr>
          <w:rFonts w:cs="Times New Roman"/>
        </w:rPr>
        <w:t>Kutztown University of Pennsylvania</w:t>
      </w:r>
    </w:p>
    <w:p w14:paraId="5C695C9A" w14:textId="77777777" w:rsidR="00E478FA" w:rsidRDefault="00E478FA" w:rsidP="00E478FA">
      <w:pPr>
        <w:spacing w:line="480" w:lineRule="auto"/>
        <w:jc w:val="center"/>
        <w:rPr>
          <w:rFonts w:cs="Times New Roman"/>
        </w:rPr>
      </w:pPr>
      <w:r>
        <w:rPr>
          <w:rFonts w:cs="Times New Roman"/>
        </w:rPr>
        <w:t>Kutztown, Pennsylvania</w:t>
      </w:r>
    </w:p>
    <w:p w14:paraId="511271C3" w14:textId="77777777" w:rsidR="00E478FA" w:rsidRDefault="00E478FA" w:rsidP="00E478FA">
      <w:pPr>
        <w:spacing w:line="480" w:lineRule="auto"/>
        <w:jc w:val="center"/>
        <w:rPr>
          <w:rFonts w:cs="Times New Roman"/>
        </w:rPr>
      </w:pPr>
      <w:r>
        <w:rPr>
          <w:rFonts w:cs="Times New Roman"/>
        </w:rPr>
        <w:t>____________________</w:t>
      </w:r>
    </w:p>
    <w:p w14:paraId="4BA31C4F" w14:textId="77777777" w:rsidR="00E478FA" w:rsidRDefault="00E478FA" w:rsidP="00E478FA">
      <w:pPr>
        <w:spacing w:line="480" w:lineRule="auto"/>
        <w:jc w:val="center"/>
        <w:rPr>
          <w:rFonts w:cs="Times New Roman"/>
        </w:rPr>
      </w:pPr>
    </w:p>
    <w:p w14:paraId="4B81CDB4" w14:textId="77777777" w:rsidR="00E478FA" w:rsidRDefault="00E478FA" w:rsidP="00E478FA">
      <w:pPr>
        <w:spacing w:line="480" w:lineRule="auto"/>
        <w:jc w:val="center"/>
        <w:rPr>
          <w:rFonts w:cs="Times New Roman"/>
        </w:rPr>
      </w:pPr>
      <w:r>
        <w:rPr>
          <w:rFonts w:cs="Times New Roman"/>
        </w:rPr>
        <w:t>In Partial Fulfillment</w:t>
      </w:r>
    </w:p>
    <w:p w14:paraId="4DBD4569" w14:textId="77777777" w:rsidR="00E478FA" w:rsidRDefault="00E478FA" w:rsidP="00E478FA">
      <w:pPr>
        <w:spacing w:line="480" w:lineRule="auto"/>
        <w:jc w:val="center"/>
        <w:rPr>
          <w:rFonts w:cs="Times New Roman"/>
        </w:rPr>
      </w:pPr>
      <w:proofErr w:type="gramStart"/>
      <w:r>
        <w:rPr>
          <w:rFonts w:cs="Times New Roman"/>
        </w:rPr>
        <w:t>of</w:t>
      </w:r>
      <w:proofErr w:type="gramEnd"/>
      <w:r>
        <w:rPr>
          <w:rFonts w:cs="Times New Roman"/>
        </w:rPr>
        <w:t xml:space="preserve"> the Requirements for the Degree</w:t>
      </w:r>
    </w:p>
    <w:p w14:paraId="711CB0DF" w14:textId="77777777" w:rsidR="00E478FA" w:rsidRDefault="00E478FA" w:rsidP="00E478FA">
      <w:pPr>
        <w:spacing w:line="480" w:lineRule="auto"/>
        <w:jc w:val="center"/>
        <w:rPr>
          <w:rFonts w:cs="Times New Roman"/>
        </w:rPr>
      </w:pPr>
      <w:r>
        <w:rPr>
          <w:rFonts w:cs="Times New Roman"/>
        </w:rPr>
        <w:t>Master of Science</w:t>
      </w:r>
    </w:p>
    <w:p w14:paraId="74BA5225" w14:textId="77777777" w:rsidR="00E478FA" w:rsidRDefault="00E478FA" w:rsidP="00E478FA">
      <w:pPr>
        <w:spacing w:line="480" w:lineRule="auto"/>
        <w:jc w:val="center"/>
        <w:rPr>
          <w:rFonts w:cs="Times New Roman"/>
        </w:rPr>
      </w:pPr>
      <w:r>
        <w:rPr>
          <w:rFonts w:cs="Times New Roman"/>
        </w:rPr>
        <w:t>____________________</w:t>
      </w:r>
    </w:p>
    <w:p w14:paraId="2AEE4E74" w14:textId="77777777" w:rsidR="00E478FA" w:rsidRDefault="00E478FA" w:rsidP="00E478FA">
      <w:pPr>
        <w:spacing w:line="480" w:lineRule="auto"/>
        <w:jc w:val="center"/>
        <w:rPr>
          <w:rFonts w:cs="Times New Roman"/>
        </w:rPr>
      </w:pPr>
    </w:p>
    <w:p w14:paraId="1344791B" w14:textId="77777777" w:rsidR="00E478FA" w:rsidRDefault="00E478FA" w:rsidP="00E478FA">
      <w:pPr>
        <w:spacing w:line="480" w:lineRule="auto"/>
        <w:jc w:val="center"/>
        <w:rPr>
          <w:rFonts w:cs="Times New Roman"/>
        </w:rPr>
      </w:pPr>
      <w:proofErr w:type="gramStart"/>
      <w:r>
        <w:rPr>
          <w:rFonts w:cs="Times New Roman"/>
        </w:rPr>
        <w:t>by</w:t>
      </w:r>
      <w:proofErr w:type="gramEnd"/>
    </w:p>
    <w:p w14:paraId="44E6C6CB" w14:textId="77777777" w:rsidR="00E478FA" w:rsidRDefault="00E478FA" w:rsidP="00E478FA">
      <w:pPr>
        <w:spacing w:line="480" w:lineRule="auto"/>
        <w:jc w:val="center"/>
        <w:rPr>
          <w:rFonts w:cs="Times New Roman"/>
        </w:rPr>
      </w:pPr>
      <w:r>
        <w:rPr>
          <w:rFonts w:cs="Times New Roman"/>
        </w:rPr>
        <w:t>Jeffrey W. Minton</w:t>
      </w:r>
    </w:p>
    <w:p w14:paraId="6465263F" w14:textId="77777777" w:rsidR="00387436" w:rsidRDefault="00E478FA" w:rsidP="00387436">
      <w:pPr>
        <w:spacing w:line="480" w:lineRule="auto"/>
        <w:jc w:val="center"/>
        <w:rPr>
          <w:rFonts w:cs="Times New Roman"/>
        </w:rPr>
      </w:pPr>
      <w:r>
        <w:rPr>
          <w:rFonts w:cs="Times New Roman"/>
        </w:rPr>
        <w:t>April, 2011</w:t>
      </w:r>
    </w:p>
    <w:p w14:paraId="17792A30" w14:textId="77777777" w:rsidR="004B63C5" w:rsidRDefault="004B63C5">
      <w:pPr>
        <w:widowControl/>
        <w:suppressAutoHyphens w:val="0"/>
        <w:rPr>
          <w:rFonts w:cs="Times New Roman"/>
        </w:rPr>
      </w:pPr>
    </w:p>
    <w:p w14:paraId="1E542B1D" w14:textId="77777777" w:rsidR="00387436" w:rsidRDefault="00387436" w:rsidP="00387436">
      <w:pPr>
        <w:spacing w:line="480" w:lineRule="auto"/>
        <w:jc w:val="center"/>
        <w:rPr>
          <w:rFonts w:cs="Times New Roman"/>
        </w:rPr>
      </w:pPr>
    </w:p>
    <w:p w14:paraId="1E06A971" w14:textId="77777777" w:rsidR="00387436" w:rsidRDefault="00387436" w:rsidP="00387436">
      <w:pPr>
        <w:spacing w:line="480" w:lineRule="auto"/>
        <w:jc w:val="center"/>
        <w:rPr>
          <w:rFonts w:cs="Times New Roman"/>
        </w:rPr>
      </w:pPr>
    </w:p>
    <w:p w14:paraId="009F067B" w14:textId="77777777" w:rsidR="00387436" w:rsidRDefault="00387436" w:rsidP="00387436">
      <w:pPr>
        <w:spacing w:line="480" w:lineRule="auto"/>
        <w:jc w:val="center"/>
        <w:rPr>
          <w:rFonts w:cs="Times New Roman"/>
        </w:rPr>
      </w:pPr>
    </w:p>
    <w:p w14:paraId="6FC85986" w14:textId="77777777" w:rsidR="00387436" w:rsidRDefault="00387436" w:rsidP="00387436">
      <w:pPr>
        <w:spacing w:line="480" w:lineRule="auto"/>
        <w:jc w:val="center"/>
        <w:rPr>
          <w:rFonts w:cs="Times New Roman"/>
        </w:rPr>
      </w:pPr>
    </w:p>
    <w:p w14:paraId="741F5666" w14:textId="77777777" w:rsidR="00387436" w:rsidRDefault="00387436" w:rsidP="00387436">
      <w:pPr>
        <w:spacing w:line="480" w:lineRule="auto"/>
        <w:jc w:val="center"/>
        <w:rPr>
          <w:rFonts w:cs="Times New Roman"/>
        </w:rPr>
      </w:pPr>
    </w:p>
    <w:p w14:paraId="71428202" w14:textId="77777777" w:rsidR="00387436" w:rsidRDefault="00387436" w:rsidP="00387436">
      <w:pPr>
        <w:spacing w:line="480" w:lineRule="auto"/>
        <w:jc w:val="center"/>
        <w:rPr>
          <w:rFonts w:cs="Times New Roman"/>
        </w:rPr>
      </w:pPr>
    </w:p>
    <w:p w14:paraId="1F8289C7" w14:textId="77777777" w:rsidR="00387436" w:rsidRDefault="00387436" w:rsidP="00387436">
      <w:pPr>
        <w:spacing w:line="480" w:lineRule="auto"/>
        <w:jc w:val="center"/>
        <w:rPr>
          <w:rFonts w:cs="Times New Roman"/>
        </w:rPr>
      </w:pPr>
    </w:p>
    <w:p w14:paraId="6DEC654A" w14:textId="77777777" w:rsidR="00387436" w:rsidRDefault="00387436" w:rsidP="00387436">
      <w:pPr>
        <w:spacing w:line="480" w:lineRule="auto"/>
        <w:jc w:val="center"/>
        <w:rPr>
          <w:rFonts w:cs="Times New Roman"/>
        </w:rPr>
      </w:pPr>
    </w:p>
    <w:p w14:paraId="20F6CB76" w14:textId="77777777" w:rsidR="00387436" w:rsidRDefault="00387436" w:rsidP="00387436">
      <w:pPr>
        <w:spacing w:line="480" w:lineRule="auto"/>
        <w:jc w:val="center"/>
        <w:rPr>
          <w:rFonts w:cs="Times New Roman"/>
        </w:rPr>
      </w:pPr>
    </w:p>
    <w:p w14:paraId="36E81FD8" w14:textId="77777777" w:rsidR="00387436" w:rsidRDefault="00387436" w:rsidP="00387436">
      <w:pPr>
        <w:spacing w:line="480" w:lineRule="auto"/>
        <w:jc w:val="center"/>
        <w:rPr>
          <w:rFonts w:cs="Times New Roman"/>
        </w:rPr>
      </w:pPr>
    </w:p>
    <w:p w14:paraId="021A813B" w14:textId="77777777" w:rsidR="00387436" w:rsidRDefault="00387436" w:rsidP="00387436">
      <w:pPr>
        <w:spacing w:line="480" w:lineRule="auto"/>
        <w:jc w:val="center"/>
        <w:rPr>
          <w:rFonts w:cs="Times New Roman"/>
        </w:rPr>
      </w:pPr>
    </w:p>
    <w:p w14:paraId="4DDC6D27" w14:textId="77777777" w:rsidR="00387436" w:rsidRDefault="00387436" w:rsidP="00387436">
      <w:pPr>
        <w:spacing w:line="480" w:lineRule="auto"/>
        <w:jc w:val="center"/>
        <w:rPr>
          <w:rFonts w:cs="Times New Roman"/>
        </w:rPr>
      </w:pPr>
    </w:p>
    <w:p w14:paraId="1C545E45" w14:textId="77777777" w:rsidR="00387436" w:rsidRDefault="00387436" w:rsidP="00387436">
      <w:pPr>
        <w:spacing w:line="480" w:lineRule="auto"/>
        <w:jc w:val="center"/>
        <w:rPr>
          <w:rFonts w:cs="Times New Roman"/>
        </w:rPr>
      </w:pPr>
    </w:p>
    <w:p w14:paraId="6BB1332A" w14:textId="77777777" w:rsidR="00387436" w:rsidRDefault="00387436" w:rsidP="00387436">
      <w:pPr>
        <w:spacing w:line="480" w:lineRule="auto"/>
        <w:jc w:val="center"/>
        <w:rPr>
          <w:rFonts w:cs="Times New Roman"/>
        </w:rPr>
      </w:pPr>
    </w:p>
    <w:p w14:paraId="0804B1A5" w14:textId="77777777" w:rsidR="00387436" w:rsidRDefault="00387436" w:rsidP="00387436">
      <w:pPr>
        <w:spacing w:line="480" w:lineRule="auto"/>
        <w:jc w:val="center"/>
        <w:rPr>
          <w:rFonts w:cs="Times New Roman"/>
        </w:rPr>
      </w:pPr>
    </w:p>
    <w:p w14:paraId="371FC342" w14:textId="77777777" w:rsidR="00387436" w:rsidRDefault="00387436" w:rsidP="00387436">
      <w:pPr>
        <w:spacing w:line="480" w:lineRule="auto"/>
        <w:jc w:val="center"/>
        <w:rPr>
          <w:rFonts w:cs="Times New Roman"/>
        </w:rPr>
      </w:pPr>
    </w:p>
    <w:p w14:paraId="58929D48" w14:textId="77777777" w:rsidR="00387436" w:rsidRDefault="00387436" w:rsidP="00387436">
      <w:pPr>
        <w:spacing w:line="480" w:lineRule="auto"/>
        <w:rPr>
          <w:rFonts w:cs="Times New Roman"/>
        </w:rPr>
      </w:pPr>
      <w:r>
        <w:rPr>
          <w:rFonts w:cs="Times New Roman"/>
        </w:rPr>
        <w:t>Approved</w:t>
      </w:r>
    </w:p>
    <w:p w14:paraId="0BA8B8FD" w14:textId="77777777" w:rsidR="00387436" w:rsidRDefault="00387436" w:rsidP="00387436">
      <w:pPr>
        <w:spacing w:line="480" w:lineRule="auto"/>
        <w:rPr>
          <w:rFonts w:cs="Times New Roman"/>
        </w:rPr>
      </w:pPr>
    </w:p>
    <w:p w14:paraId="62CD6F9D"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7E3FD297" w14:textId="77777777" w:rsidR="00387436" w:rsidRDefault="00387436" w:rsidP="00387436">
      <w:pPr>
        <w:rPr>
          <w:rFonts w:cs="Times New Roman"/>
        </w:rPr>
      </w:pPr>
      <w:r>
        <w:rPr>
          <w:rFonts w:cs="Times New Roman"/>
        </w:rPr>
        <w:tab/>
        <w:t xml:space="preserve">   (Date)                                           </w:t>
      </w:r>
      <w:r>
        <w:rPr>
          <w:rFonts w:cs="Times New Roman"/>
        </w:rPr>
        <w:tab/>
        <w:t>(Adviser)</w:t>
      </w:r>
    </w:p>
    <w:p w14:paraId="717EF505" w14:textId="77777777" w:rsidR="00387436" w:rsidRDefault="00387436" w:rsidP="00387436">
      <w:pPr>
        <w:rPr>
          <w:rFonts w:cs="Times New Roman"/>
        </w:rPr>
      </w:pPr>
    </w:p>
    <w:p w14:paraId="2E8ABEEC"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1BCB3230" w14:textId="77777777" w:rsidR="00387436" w:rsidRDefault="00387436" w:rsidP="00387436">
      <w:pPr>
        <w:ind w:left="4254" w:hanging="3369"/>
        <w:rPr>
          <w:rFonts w:cs="Times New Roman"/>
        </w:rPr>
      </w:pPr>
      <w:r>
        <w:rPr>
          <w:rFonts w:cs="Times New Roman"/>
        </w:rPr>
        <w:t xml:space="preserve">(Date)                                    </w:t>
      </w:r>
      <w:r>
        <w:rPr>
          <w:rFonts w:cs="Times New Roman"/>
        </w:rPr>
        <w:tab/>
        <w:t xml:space="preserve">(Chair, Department of Computer and </w:t>
      </w:r>
      <w:r>
        <w:rPr>
          <w:rFonts w:cs="Times New Roman"/>
        </w:rPr>
        <w:tab/>
        <w:t>Information Science)</w:t>
      </w:r>
    </w:p>
    <w:p w14:paraId="5D5115BB" w14:textId="77777777" w:rsidR="00387436" w:rsidRDefault="00387436" w:rsidP="00387436">
      <w:pPr>
        <w:rPr>
          <w:rFonts w:cs="Times New Roman"/>
        </w:rPr>
      </w:pPr>
    </w:p>
    <w:p w14:paraId="0ABB8CEA"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5819A8A6" w14:textId="77777777" w:rsidR="00387436" w:rsidRDefault="00387436" w:rsidP="00387436">
      <w:pPr>
        <w:rPr>
          <w:rFonts w:cs="Times New Roman"/>
        </w:rPr>
      </w:pPr>
      <w:r>
        <w:rPr>
          <w:rFonts w:cs="Times New Roman"/>
        </w:rPr>
        <w:tab/>
        <w:t xml:space="preserve">   (Date)                                              (Dean, Graduate Studies)</w:t>
      </w:r>
    </w:p>
    <w:p w14:paraId="6B67D89F" w14:textId="77777777" w:rsidR="00387436" w:rsidRDefault="00387436" w:rsidP="00387436">
      <w:pPr>
        <w:rPr>
          <w:rFonts w:cs="Times New Roman"/>
        </w:rPr>
      </w:pPr>
    </w:p>
    <w:p w14:paraId="09EE3052" w14:textId="77777777" w:rsidR="004B63C5" w:rsidRDefault="00387436" w:rsidP="00387436">
      <w:pPr>
        <w:spacing w:line="480" w:lineRule="auto"/>
        <w:jc w:val="center"/>
        <w:rPr>
          <w:rFonts w:cs="Times New Roman"/>
        </w:rPr>
      </w:pPr>
      <w:r>
        <w:rPr>
          <w:rFonts w:cs="Times New Roman"/>
        </w:rPr>
        <w:lastRenderedPageBreak/>
        <w:t>Abstract</w:t>
      </w:r>
    </w:p>
    <w:p w14:paraId="11C06447" w14:textId="77777777" w:rsidR="004B63C5" w:rsidRDefault="004B63C5" w:rsidP="004B63C5">
      <w:pPr>
        <w:spacing w:line="480" w:lineRule="auto"/>
        <w:ind w:firstLine="709"/>
        <w:rPr>
          <w:rFonts w:cs="Times New Roman"/>
        </w:rPr>
      </w:pPr>
      <w:r w:rsidRPr="0040237C">
        <w:rPr>
          <w:rFonts w:cs="Times New Roman"/>
        </w:rPr>
        <w:t>It has been seen countless time</w:t>
      </w:r>
      <w:r>
        <w:rPr>
          <w:rFonts w:cs="Times New Roman"/>
        </w:rPr>
        <w:t>s</w:t>
      </w:r>
      <w:r w:rsidRPr="0040237C">
        <w:rPr>
          <w:rFonts w:cs="Times New Roman"/>
        </w:rPr>
        <w:t xml:space="preserve"> in science fiction throughout the years, people giving orders to robots without using any special commands or keywords. These people simply talk to machines as they would talk to any other person.</w:t>
      </w:r>
    </w:p>
    <w:p w14:paraId="1CD3AAE6" w14:textId="77777777" w:rsidR="00387436" w:rsidRDefault="00387436" w:rsidP="00387436">
      <w:pPr>
        <w:spacing w:line="480" w:lineRule="auto"/>
        <w:ind w:firstLine="709"/>
        <w:rPr>
          <w:rFonts w:cs="Times New Roman"/>
        </w:rPr>
      </w:pPr>
      <w:r w:rsidRPr="00CC2D50">
        <w:rPr>
          <w:rFonts w:cs="Times New Roman"/>
        </w:rPr>
        <w:t xml:space="preserve">This thesis describes the creation of a system that would allow robots to communicate with human operators more easily. </w:t>
      </w:r>
      <w:commentRangeStart w:id="0"/>
      <w:r w:rsidRPr="00CC2D50">
        <w:rPr>
          <w:rFonts w:cs="Times New Roman"/>
        </w:rPr>
        <w:t>In order to begin a platform had to be developed comprised of a collection of both hardware and software that would allow the robot to perform the actions required of it</w:t>
      </w:r>
      <w:commentRangeEnd w:id="0"/>
      <w:r w:rsidR="001B6AE5">
        <w:rPr>
          <w:rStyle w:val="CommentReference"/>
          <w:rFonts w:cs="Mangal"/>
        </w:rPr>
        <w:commentReference w:id="0"/>
      </w:r>
      <w:r w:rsidRPr="00CC2D50">
        <w:rPr>
          <w:rFonts w:cs="Times New Roman"/>
        </w:rPr>
        <w:t xml:space="preserve">. In the simplest form this </w:t>
      </w:r>
      <w:ins w:id="1" w:author="Randy Kaplan" w:date="2011-04-22T13:41:00Z">
        <w:r w:rsidR="001B6AE5">
          <w:rPr>
            <w:rFonts w:cs="Times New Roman"/>
          </w:rPr>
          <w:t xml:space="preserve">hardware </w:t>
        </w:r>
      </w:ins>
      <w:r w:rsidRPr="00CC2D50">
        <w:rPr>
          <w:rFonts w:cs="Times New Roman"/>
        </w:rPr>
        <w:t>configuration contains an iRobot create, Arduino micro-controller, web-cam and ASUS Eee PC</w:t>
      </w:r>
      <w:del w:id="2" w:author="Randy Kaplan" w:date="2011-04-22T13:41:00Z">
        <w:r w:rsidRPr="00CC2D50" w:rsidDel="001B6AE5">
          <w:rPr>
            <w:rFonts w:cs="Times New Roman"/>
          </w:rPr>
          <w:delText xml:space="preserve"> in terms of the hardware</w:delText>
        </w:r>
      </w:del>
      <w:r w:rsidRPr="00CC2D50">
        <w:rPr>
          <w:rFonts w:cs="Times New Roman"/>
        </w:rPr>
        <w:t xml:space="preserve">. The Eee PC uses windows XP, MATLAB and C++. Using image processing in MATLAB the robot is able to identify objects that are in its environment. In order to interact with people the robot processes natural language input from the user. </w:t>
      </w:r>
      <w:commentRangeStart w:id="3"/>
      <w:r w:rsidRPr="00CC2D50">
        <w:rPr>
          <w:rFonts w:cs="Times New Roman"/>
        </w:rPr>
        <w:t>Language is parsed by linking words to concepts. A tree is stored in the robot</w:t>
      </w:r>
      <w:r w:rsidR="007D71E9">
        <w:rPr>
          <w:rFonts w:cs="Times New Roman"/>
        </w:rPr>
        <w:t>'</w:t>
      </w:r>
      <w:r w:rsidRPr="00CC2D50">
        <w:rPr>
          <w:rFonts w:cs="Times New Roman"/>
        </w:rPr>
        <w:t>s memory that relates concepts to one another. Each word can represent a number of concepts. To determine which concept a word represents, a list of requirements is kept for each concept. The concepts represented by the rest of the words in the sentence are used to determine the concept the user is referring to</w:t>
      </w:r>
      <w:commentRangeEnd w:id="3"/>
      <w:r w:rsidR="001B6AE5">
        <w:rPr>
          <w:rStyle w:val="CommentReference"/>
          <w:rFonts w:cs="Mangal"/>
        </w:rPr>
        <w:commentReference w:id="3"/>
      </w:r>
      <w:r w:rsidRPr="00CC2D50">
        <w:rPr>
          <w:rFonts w:cs="Times New Roman"/>
        </w:rPr>
        <w:t xml:space="preserve">. </w:t>
      </w:r>
      <w:commentRangeStart w:id="4"/>
      <w:r w:rsidRPr="00CC2D50">
        <w:rPr>
          <w:rFonts w:cs="Times New Roman"/>
        </w:rPr>
        <w:t>Using concept and the representations of objects in images, words that represent objects can be linked to what those objects look like.</w:t>
      </w:r>
      <w:commentRangeEnd w:id="4"/>
      <w:r w:rsidR="001B6AE5">
        <w:rPr>
          <w:rStyle w:val="CommentReference"/>
          <w:rFonts w:cs="Mangal"/>
        </w:rPr>
        <w:commentReference w:id="4"/>
      </w:r>
      <w:r w:rsidRPr="00CC2D50">
        <w:rPr>
          <w:rFonts w:cs="Times New Roman"/>
        </w:rPr>
        <w:t xml:space="preserve"> This allows the robot to carry out tasks put to it. In the future, this has the possibility of being expanded to using more complex objects that aren't uniformly colored, or with maps of areas and coordinate tracking that would a</w:t>
      </w:r>
      <w:r>
        <w:rPr>
          <w:rFonts w:cs="Times New Roman"/>
        </w:rPr>
        <w:t>llow for more advanced movement.</w:t>
      </w:r>
    </w:p>
    <w:p w14:paraId="7F4FE862" w14:textId="77777777" w:rsidR="00387436" w:rsidRDefault="00387436" w:rsidP="00387436">
      <w:pPr>
        <w:spacing w:line="480" w:lineRule="auto"/>
        <w:jc w:val="center"/>
        <w:rPr>
          <w:rFonts w:cs="Times New Roman"/>
        </w:rPr>
      </w:pPr>
      <w:r>
        <w:rPr>
          <w:rFonts w:cs="Times New Roman"/>
        </w:rPr>
        <w:lastRenderedPageBreak/>
        <w:t>Acknowledgements</w:t>
      </w:r>
    </w:p>
    <w:p w14:paraId="3792E599" w14:textId="77777777" w:rsidR="00387436" w:rsidRDefault="00387436" w:rsidP="00387436">
      <w:pPr>
        <w:spacing w:line="480" w:lineRule="auto"/>
        <w:rPr>
          <w:rFonts w:cs="Times New Roman"/>
        </w:rPr>
      </w:pPr>
      <w:r>
        <w:rPr>
          <w:rFonts w:cs="Times New Roman"/>
        </w:rPr>
        <w:tab/>
        <w:t>I would like to express my thanks to all those who supported me while working on this proj</w:t>
      </w:r>
      <w:r w:rsidR="00983054">
        <w:rPr>
          <w:rFonts w:cs="Times New Roman"/>
        </w:rPr>
        <w:t xml:space="preserve">ect. The faculty members of the Computer Science </w:t>
      </w:r>
      <w:r w:rsidR="007D71E9">
        <w:rPr>
          <w:rFonts w:cs="Times New Roman"/>
        </w:rPr>
        <w:t xml:space="preserve">Department </w:t>
      </w:r>
      <w:r w:rsidR="00983054">
        <w:rPr>
          <w:rFonts w:cs="Times New Roman"/>
        </w:rPr>
        <w:t xml:space="preserve">have continually shown support for all </w:t>
      </w:r>
      <w:r w:rsidR="00E85ECD">
        <w:rPr>
          <w:rFonts w:cs="Times New Roman"/>
        </w:rPr>
        <w:t>endeavors</w:t>
      </w:r>
      <w:r w:rsidR="00983054">
        <w:rPr>
          <w:rFonts w:cs="Times New Roman"/>
        </w:rPr>
        <w:t xml:space="preserve"> that I have </w:t>
      </w:r>
      <w:r w:rsidR="00E85ECD">
        <w:rPr>
          <w:rFonts w:cs="Times New Roman"/>
        </w:rPr>
        <w:t>pursued</w:t>
      </w:r>
      <w:r w:rsidR="00983054">
        <w:rPr>
          <w:rFonts w:cs="Times New Roman"/>
        </w:rPr>
        <w:t xml:space="preserve"> through my years at Kutztown University, including but by no means limited to this project. I would also like to express sincere gratitude and the most genuine thanks I can give:</w:t>
      </w:r>
    </w:p>
    <w:p w14:paraId="197EEAF0" w14:textId="77777777" w:rsidR="00983054" w:rsidRDefault="00983054" w:rsidP="00387436">
      <w:pPr>
        <w:spacing w:line="480" w:lineRule="auto"/>
        <w:rPr>
          <w:rFonts w:cs="Times New Roman"/>
        </w:rPr>
      </w:pPr>
      <w:r>
        <w:rPr>
          <w:rFonts w:cs="Times New Roman"/>
        </w:rPr>
        <w:tab/>
        <w:t xml:space="preserve">To my advisor, Dr. Oskars Rieksts, who renewed my interest in robotics that had waned some in my years following the ending of my high </w:t>
      </w:r>
      <w:proofErr w:type="gramStart"/>
      <w:r>
        <w:rPr>
          <w:rFonts w:cs="Times New Roman"/>
        </w:rPr>
        <w:t>school.</w:t>
      </w:r>
      <w:proofErr w:type="gramEnd"/>
      <w:r>
        <w:rPr>
          <w:rFonts w:cs="Times New Roman"/>
        </w:rPr>
        <w:t xml:space="preserve"> Without the robotics club that he and I worked on I do not know if I would have had the drive and interest to go this far.</w:t>
      </w:r>
    </w:p>
    <w:p w14:paraId="3507B030" w14:textId="77777777" w:rsidR="00983054" w:rsidRDefault="00983054" w:rsidP="00387436">
      <w:pPr>
        <w:spacing w:line="480" w:lineRule="auto"/>
        <w:rPr>
          <w:rFonts w:cs="Times New Roman"/>
        </w:rPr>
      </w:pPr>
      <w:r>
        <w:rPr>
          <w:rFonts w:cs="Times New Roman"/>
        </w:rPr>
        <w:tab/>
        <w:t>To my entire family, especially my mother, Adele Minton, who even through the worst times always stood by me and helped me persevere through the hardest times of this project.</w:t>
      </w:r>
    </w:p>
    <w:p w14:paraId="02FEE15B" w14:textId="77777777" w:rsidR="009C3594" w:rsidRDefault="00983054" w:rsidP="009C3594">
      <w:pPr>
        <w:spacing w:line="480" w:lineRule="auto"/>
        <w:rPr>
          <w:rFonts w:cs="Times New Roman"/>
        </w:rPr>
      </w:pPr>
      <w:r>
        <w:rPr>
          <w:rFonts w:cs="Times New Roman"/>
        </w:rPr>
        <w:tab/>
        <w:t>To Dav</w:t>
      </w:r>
      <w:r w:rsidR="00E85ECD">
        <w:rPr>
          <w:rFonts w:cs="Times New Roman"/>
        </w:rPr>
        <w:t>e Diehl who teaches technology and engineering</w:t>
      </w:r>
      <w:r>
        <w:rPr>
          <w:rFonts w:cs="Times New Roman"/>
        </w:rPr>
        <w:t xml:space="preserve"> at Council Rock High School North</w:t>
      </w:r>
      <w:r w:rsidR="00E85ECD">
        <w:rPr>
          <w:rFonts w:cs="Times New Roman"/>
        </w:rPr>
        <w:t xml:space="preserve">. </w:t>
      </w:r>
      <w:r>
        <w:rPr>
          <w:rFonts w:cs="Times New Roman"/>
        </w:rPr>
        <w:t>Without the technology club in high school I don’t know if I would ha</w:t>
      </w:r>
      <w:r w:rsidR="00E85ECD">
        <w:rPr>
          <w:rFonts w:cs="Times New Roman"/>
        </w:rPr>
        <w:t>ve gone into computer science</w:t>
      </w:r>
      <w:r w:rsidR="00E85ECD">
        <w:rPr>
          <w:rFonts w:cs="Times New Roman"/>
        </w:rPr>
        <w:br/>
      </w:r>
      <w:r w:rsidR="00E85ECD">
        <w:rPr>
          <w:rFonts w:cs="Times New Roman"/>
        </w:rPr>
        <w:tab/>
        <w:t>I would also like the thank Kutztown University for the graduate assistantship that made graduate school possible</w:t>
      </w:r>
    </w:p>
    <w:p w14:paraId="07181137" w14:textId="77777777" w:rsidR="009C3594" w:rsidRDefault="009C3594" w:rsidP="009C3594">
      <w:pPr>
        <w:spacing w:line="480" w:lineRule="auto"/>
        <w:rPr>
          <w:rFonts w:cs="Times New Roman"/>
        </w:rPr>
      </w:pPr>
    </w:p>
    <w:p w14:paraId="41592474" w14:textId="77777777" w:rsidR="009C3594" w:rsidRDefault="009C3594" w:rsidP="009C3594">
      <w:pPr>
        <w:spacing w:line="480" w:lineRule="auto"/>
        <w:jc w:val="center"/>
        <w:rPr>
          <w:rFonts w:cs="Times New Roman"/>
        </w:rPr>
      </w:pPr>
      <w:r>
        <w:rPr>
          <w:rFonts w:cs="Times New Roman"/>
        </w:rPr>
        <w:br/>
      </w:r>
      <w:r>
        <w:rPr>
          <w:rFonts w:cs="Times New Roman"/>
        </w:rPr>
        <w:br/>
      </w:r>
    </w:p>
    <w:p w14:paraId="13D84CD4" w14:textId="77777777" w:rsidR="00834365" w:rsidRDefault="0071330F" w:rsidP="00834365">
      <w:pPr>
        <w:spacing w:line="480" w:lineRule="auto"/>
        <w:jc w:val="center"/>
        <w:rPr>
          <w:rFonts w:cs="Times New Roman"/>
        </w:rPr>
      </w:pPr>
      <w:r>
        <w:rPr>
          <w:rFonts w:cs="Times New Roman"/>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561"/>
        <w:gridCol w:w="738"/>
      </w:tblGrid>
      <w:tr w:rsidR="00834365" w14:paraId="788A68FD" w14:textId="77777777" w:rsidTr="00260999">
        <w:tc>
          <w:tcPr>
            <w:tcW w:w="1197" w:type="dxa"/>
            <w:vAlign w:val="center"/>
          </w:tcPr>
          <w:p w14:paraId="6C080B46" w14:textId="77777777" w:rsidR="00834365" w:rsidRDefault="00834365" w:rsidP="00834365">
            <w:pPr>
              <w:spacing w:line="480" w:lineRule="auto"/>
              <w:jc w:val="center"/>
              <w:rPr>
                <w:rFonts w:cs="Times New Roman"/>
              </w:rPr>
            </w:pPr>
          </w:p>
        </w:tc>
        <w:tc>
          <w:tcPr>
            <w:tcW w:w="6561" w:type="dxa"/>
            <w:vAlign w:val="center"/>
          </w:tcPr>
          <w:p w14:paraId="0BA5675B" w14:textId="77777777" w:rsidR="00834365" w:rsidRDefault="00834365" w:rsidP="00834365">
            <w:pPr>
              <w:spacing w:line="480" w:lineRule="auto"/>
              <w:rPr>
                <w:rFonts w:cs="Times New Roman"/>
              </w:rPr>
            </w:pPr>
          </w:p>
        </w:tc>
        <w:tc>
          <w:tcPr>
            <w:tcW w:w="738" w:type="dxa"/>
            <w:vAlign w:val="center"/>
          </w:tcPr>
          <w:p w14:paraId="637AC953" w14:textId="77777777" w:rsidR="00834365" w:rsidRDefault="00834365" w:rsidP="00834365">
            <w:pPr>
              <w:spacing w:line="480" w:lineRule="auto"/>
              <w:jc w:val="right"/>
              <w:rPr>
                <w:rFonts w:cs="Times New Roman"/>
              </w:rPr>
            </w:pPr>
            <w:r>
              <w:rPr>
                <w:rFonts w:cs="Times New Roman"/>
              </w:rPr>
              <w:t>Page</w:t>
            </w:r>
          </w:p>
        </w:tc>
      </w:tr>
      <w:tr w:rsidR="00834365" w14:paraId="3A64CCDE" w14:textId="77777777" w:rsidTr="00260999">
        <w:tc>
          <w:tcPr>
            <w:tcW w:w="7758" w:type="dxa"/>
            <w:gridSpan w:val="2"/>
            <w:vAlign w:val="center"/>
          </w:tcPr>
          <w:p w14:paraId="70EAAB11" w14:textId="77777777" w:rsidR="00834365" w:rsidRDefault="00834365" w:rsidP="00834365">
            <w:pPr>
              <w:spacing w:line="480" w:lineRule="auto"/>
              <w:rPr>
                <w:rFonts w:cs="Times New Roman"/>
              </w:rPr>
            </w:pPr>
            <w:r>
              <w:rPr>
                <w:rFonts w:cs="Times New Roman"/>
              </w:rPr>
              <w:t>LIST OF TABLES OF FIGURES</w:t>
            </w:r>
            <w:r w:rsidR="00562296">
              <w:rPr>
                <w:rFonts w:cs="Times New Roman"/>
              </w:rPr>
              <w:t>……………………………………………...</w:t>
            </w:r>
          </w:p>
        </w:tc>
        <w:tc>
          <w:tcPr>
            <w:tcW w:w="738" w:type="dxa"/>
            <w:vAlign w:val="center"/>
          </w:tcPr>
          <w:p w14:paraId="75B1A070" w14:textId="77777777" w:rsidR="00834365" w:rsidRDefault="00562296" w:rsidP="00834365">
            <w:pPr>
              <w:spacing w:line="480" w:lineRule="auto"/>
              <w:jc w:val="right"/>
              <w:rPr>
                <w:rFonts w:cs="Times New Roman"/>
              </w:rPr>
            </w:pPr>
            <w:r>
              <w:rPr>
                <w:rFonts w:cs="Times New Roman"/>
              </w:rPr>
              <w:t>vi</w:t>
            </w:r>
          </w:p>
        </w:tc>
      </w:tr>
      <w:tr w:rsidR="00834365" w14:paraId="293BD90A" w14:textId="77777777" w:rsidTr="00260999">
        <w:tc>
          <w:tcPr>
            <w:tcW w:w="1197" w:type="dxa"/>
            <w:vAlign w:val="center"/>
          </w:tcPr>
          <w:p w14:paraId="481434F1" w14:textId="77777777" w:rsidR="00834365" w:rsidRDefault="00834365" w:rsidP="00834365">
            <w:pPr>
              <w:spacing w:line="480" w:lineRule="auto"/>
              <w:rPr>
                <w:rFonts w:cs="Times New Roman"/>
              </w:rPr>
            </w:pPr>
            <w:r>
              <w:rPr>
                <w:rFonts w:cs="Times New Roman"/>
              </w:rPr>
              <w:t>Chapter</w:t>
            </w:r>
          </w:p>
        </w:tc>
        <w:tc>
          <w:tcPr>
            <w:tcW w:w="6561" w:type="dxa"/>
            <w:vAlign w:val="center"/>
          </w:tcPr>
          <w:p w14:paraId="4A3FE8A7" w14:textId="77777777" w:rsidR="00834365" w:rsidRDefault="00834365" w:rsidP="00834365">
            <w:pPr>
              <w:spacing w:line="480" w:lineRule="auto"/>
              <w:rPr>
                <w:rFonts w:cs="Times New Roman"/>
              </w:rPr>
            </w:pPr>
          </w:p>
        </w:tc>
        <w:tc>
          <w:tcPr>
            <w:tcW w:w="738" w:type="dxa"/>
            <w:vAlign w:val="center"/>
          </w:tcPr>
          <w:p w14:paraId="10CD261D" w14:textId="77777777" w:rsidR="00834365" w:rsidRDefault="00834365" w:rsidP="00834365">
            <w:pPr>
              <w:spacing w:line="480" w:lineRule="auto"/>
              <w:jc w:val="right"/>
              <w:rPr>
                <w:rFonts w:cs="Times New Roman"/>
              </w:rPr>
            </w:pPr>
          </w:p>
        </w:tc>
      </w:tr>
      <w:tr w:rsidR="00834365" w14:paraId="129D905A" w14:textId="77777777" w:rsidTr="00260999">
        <w:tc>
          <w:tcPr>
            <w:tcW w:w="1197" w:type="dxa"/>
            <w:vAlign w:val="center"/>
          </w:tcPr>
          <w:p w14:paraId="78021871" w14:textId="77777777" w:rsidR="00834365" w:rsidRDefault="00834365" w:rsidP="00834365">
            <w:pPr>
              <w:spacing w:line="480" w:lineRule="auto"/>
              <w:jc w:val="center"/>
              <w:rPr>
                <w:rFonts w:cs="Times New Roman"/>
              </w:rPr>
            </w:pPr>
            <w:r>
              <w:rPr>
                <w:rFonts w:cs="Times New Roman"/>
              </w:rPr>
              <w:t>1.</w:t>
            </w:r>
          </w:p>
        </w:tc>
        <w:tc>
          <w:tcPr>
            <w:tcW w:w="6561" w:type="dxa"/>
            <w:vAlign w:val="center"/>
          </w:tcPr>
          <w:p w14:paraId="03708FA8" w14:textId="77777777" w:rsidR="00834365" w:rsidRDefault="00834365" w:rsidP="00834365">
            <w:pPr>
              <w:spacing w:line="480" w:lineRule="auto"/>
              <w:rPr>
                <w:rFonts w:cs="Times New Roman"/>
              </w:rPr>
            </w:pPr>
            <w:r>
              <w:rPr>
                <w:rFonts w:cs="Times New Roman"/>
              </w:rPr>
              <w:t>INTRODUCTION</w:t>
            </w:r>
            <w:r w:rsidR="00562296">
              <w:rPr>
                <w:rFonts w:cs="Times New Roman"/>
              </w:rPr>
              <w:t>………………………………………………...</w:t>
            </w:r>
          </w:p>
        </w:tc>
        <w:tc>
          <w:tcPr>
            <w:tcW w:w="738" w:type="dxa"/>
            <w:vAlign w:val="center"/>
          </w:tcPr>
          <w:p w14:paraId="1043C307" w14:textId="77777777" w:rsidR="00834365" w:rsidRDefault="00562296" w:rsidP="00834365">
            <w:pPr>
              <w:spacing w:line="480" w:lineRule="auto"/>
              <w:jc w:val="right"/>
              <w:rPr>
                <w:rFonts w:cs="Times New Roman"/>
              </w:rPr>
            </w:pPr>
            <w:r>
              <w:rPr>
                <w:rFonts w:cs="Times New Roman"/>
              </w:rPr>
              <w:t>1</w:t>
            </w:r>
          </w:p>
        </w:tc>
      </w:tr>
      <w:tr w:rsidR="00834365" w14:paraId="47F4BCF0" w14:textId="77777777" w:rsidTr="00260999">
        <w:tc>
          <w:tcPr>
            <w:tcW w:w="1197" w:type="dxa"/>
            <w:vAlign w:val="center"/>
          </w:tcPr>
          <w:p w14:paraId="41B79800" w14:textId="77777777" w:rsidR="00834365" w:rsidRDefault="00834365" w:rsidP="00834365">
            <w:pPr>
              <w:spacing w:line="480" w:lineRule="auto"/>
              <w:jc w:val="center"/>
              <w:rPr>
                <w:rFonts w:cs="Times New Roman"/>
              </w:rPr>
            </w:pPr>
            <w:r>
              <w:rPr>
                <w:rFonts w:cs="Times New Roman"/>
              </w:rPr>
              <w:t>2.</w:t>
            </w:r>
          </w:p>
        </w:tc>
        <w:tc>
          <w:tcPr>
            <w:tcW w:w="6561" w:type="dxa"/>
            <w:vAlign w:val="center"/>
          </w:tcPr>
          <w:p w14:paraId="3B4F0088" w14:textId="77777777" w:rsidR="00834365" w:rsidRDefault="00834365" w:rsidP="00834365">
            <w:pPr>
              <w:spacing w:line="480" w:lineRule="auto"/>
              <w:rPr>
                <w:rFonts w:cs="Times New Roman"/>
              </w:rPr>
            </w:pPr>
            <w:r>
              <w:rPr>
                <w:rFonts w:cs="Times New Roman"/>
              </w:rPr>
              <w:t>ROBOTIC HARDWARE AND SOFTWARE SYSTEMS</w:t>
            </w:r>
            <w:r w:rsidR="00562296">
              <w:rPr>
                <w:rFonts w:cs="Times New Roman"/>
              </w:rPr>
              <w:t>……….</w:t>
            </w:r>
          </w:p>
        </w:tc>
        <w:tc>
          <w:tcPr>
            <w:tcW w:w="738" w:type="dxa"/>
            <w:vAlign w:val="center"/>
          </w:tcPr>
          <w:p w14:paraId="60D434A6" w14:textId="77777777" w:rsidR="00834365" w:rsidRDefault="00562296" w:rsidP="00834365">
            <w:pPr>
              <w:spacing w:line="480" w:lineRule="auto"/>
              <w:jc w:val="right"/>
              <w:rPr>
                <w:rFonts w:cs="Times New Roman"/>
              </w:rPr>
            </w:pPr>
            <w:r>
              <w:rPr>
                <w:rFonts w:cs="Times New Roman"/>
              </w:rPr>
              <w:t>3</w:t>
            </w:r>
          </w:p>
        </w:tc>
      </w:tr>
      <w:tr w:rsidR="00834365" w14:paraId="3E041290" w14:textId="77777777" w:rsidTr="00260999">
        <w:tc>
          <w:tcPr>
            <w:tcW w:w="1197" w:type="dxa"/>
            <w:vAlign w:val="center"/>
          </w:tcPr>
          <w:p w14:paraId="13012DF7" w14:textId="77777777" w:rsidR="00834365" w:rsidRDefault="00834365" w:rsidP="00834365">
            <w:pPr>
              <w:spacing w:line="480" w:lineRule="auto"/>
              <w:jc w:val="center"/>
              <w:rPr>
                <w:rFonts w:cs="Times New Roman"/>
              </w:rPr>
            </w:pPr>
          </w:p>
        </w:tc>
        <w:tc>
          <w:tcPr>
            <w:tcW w:w="6561" w:type="dxa"/>
            <w:vAlign w:val="center"/>
          </w:tcPr>
          <w:p w14:paraId="2F4D09FD" w14:textId="77777777" w:rsidR="00834365" w:rsidRDefault="00834365" w:rsidP="00834365">
            <w:pPr>
              <w:spacing w:line="480" w:lineRule="auto"/>
              <w:rPr>
                <w:rFonts w:cs="Times New Roman"/>
              </w:rPr>
            </w:pPr>
            <w:r>
              <w:rPr>
                <w:rFonts w:cs="Times New Roman"/>
              </w:rPr>
              <w:tab/>
              <w:t>Chassis</w:t>
            </w:r>
            <w:r w:rsidR="00562296">
              <w:rPr>
                <w:rFonts w:cs="Times New Roman"/>
              </w:rPr>
              <w:t>…………………………………………………….</w:t>
            </w:r>
          </w:p>
        </w:tc>
        <w:tc>
          <w:tcPr>
            <w:tcW w:w="738" w:type="dxa"/>
            <w:vAlign w:val="center"/>
          </w:tcPr>
          <w:p w14:paraId="3984FDA9" w14:textId="77777777" w:rsidR="00834365" w:rsidRDefault="00562296" w:rsidP="00834365">
            <w:pPr>
              <w:spacing w:line="480" w:lineRule="auto"/>
              <w:jc w:val="right"/>
              <w:rPr>
                <w:rFonts w:cs="Times New Roman"/>
              </w:rPr>
            </w:pPr>
            <w:r>
              <w:rPr>
                <w:rFonts w:cs="Times New Roman"/>
              </w:rPr>
              <w:t>3</w:t>
            </w:r>
          </w:p>
        </w:tc>
      </w:tr>
      <w:tr w:rsidR="00834365" w14:paraId="2753609A" w14:textId="77777777" w:rsidTr="00260999">
        <w:tc>
          <w:tcPr>
            <w:tcW w:w="1197" w:type="dxa"/>
            <w:vAlign w:val="center"/>
          </w:tcPr>
          <w:p w14:paraId="3D48F3CE" w14:textId="77777777" w:rsidR="00834365" w:rsidRDefault="00834365" w:rsidP="00834365">
            <w:pPr>
              <w:spacing w:line="480" w:lineRule="auto"/>
              <w:jc w:val="center"/>
              <w:rPr>
                <w:rFonts w:cs="Times New Roman"/>
              </w:rPr>
            </w:pPr>
          </w:p>
        </w:tc>
        <w:tc>
          <w:tcPr>
            <w:tcW w:w="6561" w:type="dxa"/>
            <w:vAlign w:val="center"/>
          </w:tcPr>
          <w:p w14:paraId="32BE0958" w14:textId="77777777" w:rsidR="00834365" w:rsidRDefault="00834365" w:rsidP="00834365">
            <w:pPr>
              <w:spacing w:line="480" w:lineRule="auto"/>
              <w:rPr>
                <w:rFonts w:cs="Times New Roman"/>
              </w:rPr>
            </w:pPr>
            <w:r>
              <w:rPr>
                <w:rFonts w:cs="Times New Roman"/>
              </w:rPr>
              <w:tab/>
              <w:t>Sensors</w:t>
            </w:r>
            <w:r w:rsidR="00562296">
              <w:rPr>
                <w:rFonts w:cs="Times New Roman"/>
              </w:rPr>
              <w:t>…………………………………………………….</w:t>
            </w:r>
          </w:p>
        </w:tc>
        <w:tc>
          <w:tcPr>
            <w:tcW w:w="738" w:type="dxa"/>
            <w:vAlign w:val="center"/>
          </w:tcPr>
          <w:p w14:paraId="3F7930D6" w14:textId="77777777" w:rsidR="00834365" w:rsidRDefault="00562296" w:rsidP="00834365">
            <w:pPr>
              <w:spacing w:line="480" w:lineRule="auto"/>
              <w:jc w:val="right"/>
              <w:rPr>
                <w:rFonts w:cs="Times New Roman"/>
              </w:rPr>
            </w:pPr>
            <w:r>
              <w:rPr>
                <w:rFonts w:cs="Times New Roman"/>
              </w:rPr>
              <w:t>5</w:t>
            </w:r>
          </w:p>
        </w:tc>
      </w:tr>
      <w:tr w:rsidR="00834365" w14:paraId="36736411" w14:textId="77777777" w:rsidTr="00260999">
        <w:tc>
          <w:tcPr>
            <w:tcW w:w="1197" w:type="dxa"/>
            <w:vAlign w:val="center"/>
          </w:tcPr>
          <w:p w14:paraId="44ADCC23" w14:textId="77777777" w:rsidR="00834365" w:rsidRDefault="00834365" w:rsidP="00834365">
            <w:pPr>
              <w:spacing w:line="480" w:lineRule="auto"/>
              <w:jc w:val="center"/>
              <w:rPr>
                <w:rFonts w:cs="Times New Roman"/>
              </w:rPr>
            </w:pPr>
          </w:p>
        </w:tc>
        <w:tc>
          <w:tcPr>
            <w:tcW w:w="6561" w:type="dxa"/>
            <w:vAlign w:val="center"/>
          </w:tcPr>
          <w:p w14:paraId="5A7D2C89" w14:textId="77777777" w:rsidR="00834365" w:rsidRDefault="00834365" w:rsidP="00834365">
            <w:pPr>
              <w:spacing w:line="480" w:lineRule="auto"/>
              <w:rPr>
                <w:rFonts w:cs="Times New Roman"/>
              </w:rPr>
            </w:pPr>
            <w:r>
              <w:rPr>
                <w:rFonts w:cs="Times New Roman"/>
              </w:rPr>
              <w:tab/>
              <w:t>Controllers</w:t>
            </w:r>
            <w:r w:rsidR="00562296">
              <w:rPr>
                <w:rFonts w:cs="Times New Roman"/>
              </w:rPr>
              <w:t>………………………………………………...</w:t>
            </w:r>
          </w:p>
        </w:tc>
        <w:tc>
          <w:tcPr>
            <w:tcW w:w="738" w:type="dxa"/>
            <w:vAlign w:val="center"/>
          </w:tcPr>
          <w:p w14:paraId="0F226B19" w14:textId="77777777" w:rsidR="00834365" w:rsidRDefault="00562296" w:rsidP="00834365">
            <w:pPr>
              <w:spacing w:line="480" w:lineRule="auto"/>
              <w:jc w:val="right"/>
              <w:rPr>
                <w:rFonts w:cs="Times New Roman"/>
              </w:rPr>
            </w:pPr>
            <w:r>
              <w:rPr>
                <w:rFonts w:cs="Times New Roman"/>
              </w:rPr>
              <w:t>10</w:t>
            </w:r>
          </w:p>
        </w:tc>
      </w:tr>
      <w:tr w:rsidR="00834365" w14:paraId="40DA3996" w14:textId="77777777" w:rsidTr="00260999">
        <w:tc>
          <w:tcPr>
            <w:tcW w:w="1197" w:type="dxa"/>
            <w:vAlign w:val="center"/>
          </w:tcPr>
          <w:p w14:paraId="03D2ACAE" w14:textId="77777777" w:rsidR="00834365" w:rsidRDefault="00834365" w:rsidP="00834365">
            <w:pPr>
              <w:spacing w:line="480" w:lineRule="auto"/>
              <w:jc w:val="center"/>
              <w:rPr>
                <w:rFonts w:cs="Times New Roman"/>
              </w:rPr>
            </w:pPr>
          </w:p>
        </w:tc>
        <w:tc>
          <w:tcPr>
            <w:tcW w:w="6561" w:type="dxa"/>
            <w:vAlign w:val="center"/>
          </w:tcPr>
          <w:p w14:paraId="44375425" w14:textId="77777777" w:rsidR="00834365" w:rsidRDefault="00834365" w:rsidP="00834365">
            <w:pPr>
              <w:spacing w:line="480" w:lineRule="auto"/>
              <w:rPr>
                <w:rFonts w:cs="Times New Roman"/>
              </w:rPr>
            </w:pPr>
            <w:r>
              <w:rPr>
                <w:rFonts w:cs="Times New Roman"/>
              </w:rPr>
              <w:tab/>
              <w:t>Putting it Together</w:t>
            </w:r>
            <w:r w:rsidR="00562296">
              <w:rPr>
                <w:rFonts w:cs="Times New Roman"/>
              </w:rPr>
              <w:t>…………………………………………</w:t>
            </w:r>
          </w:p>
        </w:tc>
        <w:tc>
          <w:tcPr>
            <w:tcW w:w="738" w:type="dxa"/>
            <w:vAlign w:val="center"/>
          </w:tcPr>
          <w:p w14:paraId="19A3ED7B" w14:textId="77777777" w:rsidR="00834365" w:rsidRDefault="00562296" w:rsidP="00834365">
            <w:pPr>
              <w:spacing w:line="480" w:lineRule="auto"/>
              <w:jc w:val="right"/>
              <w:rPr>
                <w:rFonts w:cs="Times New Roman"/>
              </w:rPr>
            </w:pPr>
            <w:r>
              <w:rPr>
                <w:rFonts w:cs="Times New Roman"/>
              </w:rPr>
              <w:t>12</w:t>
            </w:r>
          </w:p>
        </w:tc>
      </w:tr>
      <w:tr w:rsidR="00834365" w14:paraId="26BA6F6C" w14:textId="77777777" w:rsidTr="00260999">
        <w:tc>
          <w:tcPr>
            <w:tcW w:w="1197" w:type="dxa"/>
            <w:vAlign w:val="center"/>
          </w:tcPr>
          <w:p w14:paraId="0EE00849" w14:textId="77777777" w:rsidR="00834365" w:rsidRDefault="00834365" w:rsidP="00834365">
            <w:pPr>
              <w:spacing w:line="480" w:lineRule="auto"/>
              <w:jc w:val="center"/>
              <w:rPr>
                <w:rFonts w:cs="Times New Roman"/>
              </w:rPr>
            </w:pPr>
            <w:r>
              <w:rPr>
                <w:rFonts w:cs="Times New Roman"/>
              </w:rPr>
              <w:t>3.</w:t>
            </w:r>
          </w:p>
        </w:tc>
        <w:tc>
          <w:tcPr>
            <w:tcW w:w="6561" w:type="dxa"/>
            <w:vAlign w:val="center"/>
          </w:tcPr>
          <w:p w14:paraId="43AA955D" w14:textId="77777777" w:rsidR="00834365" w:rsidRDefault="00834365" w:rsidP="00834365">
            <w:pPr>
              <w:spacing w:line="480" w:lineRule="auto"/>
              <w:rPr>
                <w:rFonts w:cs="Times New Roman"/>
              </w:rPr>
            </w:pPr>
            <w:r>
              <w:rPr>
                <w:rFonts w:cs="Times New Roman"/>
              </w:rPr>
              <w:t>IMAGE PROCESSING</w:t>
            </w:r>
            <w:r w:rsidR="00562296">
              <w:rPr>
                <w:rFonts w:cs="Times New Roman"/>
              </w:rPr>
              <w:t>…………………………………………...</w:t>
            </w:r>
          </w:p>
        </w:tc>
        <w:tc>
          <w:tcPr>
            <w:tcW w:w="738" w:type="dxa"/>
            <w:vAlign w:val="center"/>
          </w:tcPr>
          <w:p w14:paraId="0230D726" w14:textId="77777777" w:rsidR="00834365" w:rsidRDefault="00562296" w:rsidP="00834365">
            <w:pPr>
              <w:spacing w:line="480" w:lineRule="auto"/>
              <w:jc w:val="right"/>
              <w:rPr>
                <w:rFonts w:cs="Times New Roman"/>
              </w:rPr>
            </w:pPr>
            <w:r>
              <w:rPr>
                <w:rFonts w:cs="Times New Roman"/>
              </w:rPr>
              <w:t>15</w:t>
            </w:r>
          </w:p>
        </w:tc>
      </w:tr>
      <w:tr w:rsidR="00834365" w14:paraId="2047B3E4" w14:textId="77777777" w:rsidTr="00260999">
        <w:tc>
          <w:tcPr>
            <w:tcW w:w="1197" w:type="dxa"/>
            <w:vAlign w:val="center"/>
          </w:tcPr>
          <w:p w14:paraId="595158ED" w14:textId="77777777" w:rsidR="00834365" w:rsidRDefault="00834365" w:rsidP="00834365">
            <w:pPr>
              <w:spacing w:line="480" w:lineRule="auto"/>
              <w:jc w:val="center"/>
              <w:rPr>
                <w:rFonts w:cs="Times New Roman"/>
              </w:rPr>
            </w:pPr>
          </w:p>
        </w:tc>
        <w:tc>
          <w:tcPr>
            <w:tcW w:w="6561" w:type="dxa"/>
            <w:vAlign w:val="center"/>
          </w:tcPr>
          <w:p w14:paraId="20CD7303" w14:textId="77777777" w:rsidR="00834365" w:rsidRDefault="00834365" w:rsidP="00834365">
            <w:pPr>
              <w:spacing w:line="480" w:lineRule="auto"/>
              <w:rPr>
                <w:rFonts w:cs="Times New Roman"/>
              </w:rPr>
            </w:pPr>
            <w:r>
              <w:rPr>
                <w:rFonts w:cs="Times New Roman"/>
              </w:rPr>
              <w:tab/>
              <w:t>Computer Vision</w:t>
            </w:r>
            <w:r w:rsidR="00562296">
              <w:rPr>
                <w:rFonts w:cs="Times New Roman"/>
              </w:rPr>
              <w:t>…………………………………………..</w:t>
            </w:r>
          </w:p>
        </w:tc>
        <w:tc>
          <w:tcPr>
            <w:tcW w:w="738" w:type="dxa"/>
            <w:vAlign w:val="center"/>
          </w:tcPr>
          <w:p w14:paraId="04C1F7AF" w14:textId="77777777" w:rsidR="00834365" w:rsidRDefault="00562296" w:rsidP="00834365">
            <w:pPr>
              <w:spacing w:line="480" w:lineRule="auto"/>
              <w:jc w:val="right"/>
              <w:rPr>
                <w:rFonts w:cs="Times New Roman"/>
              </w:rPr>
            </w:pPr>
            <w:r>
              <w:rPr>
                <w:rFonts w:cs="Times New Roman"/>
              </w:rPr>
              <w:t>15</w:t>
            </w:r>
          </w:p>
        </w:tc>
      </w:tr>
      <w:tr w:rsidR="00834365" w14:paraId="26D9887C" w14:textId="77777777" w:rsidTr="00260999">
        <w:tc>
          <w:tcPr>
            <w:tcW w:w="1197" w:type="dxa"/>
            <w:vAlign w:val="center"/>
          </w:tcPr>
          <w:p w14:paraId="79CCF7F5" w14:textId="77777777" w:rsidR="00834365" w:rsidRDefault="00834365" w:rsidP="00834365">
            <w:pPr>
              <w:spacing w:line="480" w:lineRule="auto"/>
              <w:jc w:val="center"/>
              <w:rPr>
                <w:rFonts w:cs="Times New Roman"/>
              </w:rPr>
            </w:pPr>
          </w:p>
        </w:tc>
        <w:tc>
          <w:tcPr>
            <w:tcW w:w="6561" w:type="dxa"/>
            <w:vAlign w:val="center"/>
          </w:tcPr>
          <w:p w14:paraId="475172CE" w14:textId="77777777" w:rsidR="00834365" w:rsidRDefault="00834365" w:rsidP="00834365">
            <w:pPr>
              <w:spacing w:line="480" w:lineRule="auto"/>
              <w:rPr>
                <w:rFonts w:cs="Times New Roman"/>
              </w:rPr>
            </w:pPr>
            <w:r>
              <w:rPr>
                <w:rFonts w:cs="Times New Roman"/>
              </w:rPr>
              <w:tab/>
              <w:t>Images in Computers</w:t>
            </w:r>
            <w:r w:rsidR="00562296">
              <w:rPr>
                <w:rFonts w:cs="Times New Roman"/>
              </w:rPr>
              <w:t>……………………………………...</w:t>
            </w:r>
          </w:p>
        </w:tc>
        <w:tc>
          <w:tcPr>
            <w:tcW w:w="738" w:type="dxa"/>
            <w:vAlign w:val="center"/>
          </w:tcPr>
          <w:p w14:paraId="1AAE2BF8" w14:textId="77777777" w:rsidR="00834365" w:rsidRDefault="00562296" w:rsidP="00834365">
            <w:pPr>
              <w:spacing w:line="480" w:lineRule="auto"/>
              <w:jc w:val="right"/>
              <w:rPr>
                <w:rFonts w:cs="Times New Roman"/>
              </w:rPr>
            </w:pPr>
            <w:r>
              <w:rPr>
                <w:rFonts w:cs="Times New Roman"/>
              </w:rPr>
              <w:t>15</w:t>
            </w:r>
          </w:p>
        </w:tc>
      </w:tr>
      <w:tr w:rsidR="00834365" w14:paraId="02279A92" w14:textId="77777777" w:rsidTr="00260999">
        <w:tc>
          <w:tcPr>
            <w:tcW w:w="1197" w:type="dxa"/>
            <w:vAlign w:val="center"/>
          </w:tcPr>
          <w:p w14:paraId="0255CA27" w14:textId="77777777" w:rsidR="00834365" w:rsidRDefault="00834365" w:rsidP="00834365">
            <w:pPr>
              <w:spacing w:line="480" w:lineRule="auto"/>
              <w:jc w:val="center"/>
              <w:rPr>
                <w:rFonts w:cs="Times New Roman"/>
              </w:rPr>
            </w:pPr>
          </w:p>
        </w:tc>
        <w:tc>
          <w:tcPr>
            <w:tcW w:w="6561" w:type="dxa"/>
            <w:vAlign w:val="center"/>
          </w:tcPr>
          <w:p w14:paraId="3038EA20" w14:textId="77777777" w:rsidR="00834365" w:rsidRDefault="00834365" w:rsidP="00834365">
            <w:pPr>
              <w:spacing w:line="480" w:lineRule="auto"/>
              <w:rPr>
                <w:rFonts w:cs="Times New Roman"/>
              </w:rPr>
            </w:pPr>
            <w:r>
              <w:rPr>
                <w:rFonts w:cs="Times New Roman"/>
              </w:rPr>
              <w:tab/>
              <w:t>Colors</w:t>
            </w:r>
            <w:r w:rsidR="00562296">
              <w:rPr>
                <w:rFonts w:cs="Times New Roman"/>
              </w:rPr>
              <w:t>……………………………………………………...</w:t>
            </w:r>
          </w:p>
        </w:tc>
        <w:tc>
          <w:tcPr>
            <w:tcW w:w="738" w:type="dxa"/>
            <w:vAlign w:val="center"/>
          </w:tcPr>
          <w:p w14:paraId="127A8AB2" w14:textId="77777777" w:rsidR="00834365" w:rsidRDefault="00562296" w:rsidP="00834365">
            <w:pPr>
              <w:spacing w:line="480" w:lineRule="auto"/>
              <w:jc w:val="right"/>
              <w:rPr>
                <w:rFonts w:cs="Times New Roman"/>
              </w:rPr>
            </w:pPr>
            <w:r>
              <w:rPr>
                <w:rFonts w:cs="Times New Roman"/>
              </w:rPr>
              <w:t>16</w:t>
            </w:r>
          </w:p>
        </w:tc>
      </w:tr>
      <w:tr w:rsidR="00834365" w14:paraId="72B6C4C0" w14:textId="77777777" w:rsidTr="00260999">
        <w:tc>
          <w:tcPr>
            <w:tcW w:w="1197" w:type="dxa"/>
            <w:vAlign w:val="center"/>
          </w:tcPr>
          <w:p w14:paraId="44618697" w14:textId="77777777" w:rsidR="00834365" w:rsidRDefault="00834365" w:rsidP="00834365">
            <w:pPr>
              <w:spacing w:line="480" w:lineRule="auto"/>
              <w:jc w:val="center"/>
              <w:rPr>
                <w:rFonts w:cs="Times New Roman"/>
              </w:rPr>
            </w:pPr>
          </w:p>
        </w:tc>
        <w:tc>
          <w:tcPr>
            <w:tcW w:w="6561" w:type="dxa"/>
            <w:vAlign w:val="center"/>
          </w:tcPr>
          <w:p w14:paraId="6C75277F" w14:textId="77777777" w:rsidR="00834365" w:rsidRDefault="00834365" w:rsidP="00834365">
            <w:pPr>
              <w:spacing w:line="480" w:lineRule="auto"/>
              <w:rPr>
                <w:rFonts w:cs="Times New Roman"/>
              </w:rPr>
            </w:pPr>
            <w:r>
              <w:rPr>
                <w:rFonts w:cs="Times New Roman"/>
              </w:rPr>
              <w:tab/>
              <w:t>OpenCV</w:t>
            </w:r>
            <w:r w:rsidR="00562296">
              <w:rPr>
                <w:rFonts w:cs="Times New Roman"/>
              </w:rPr>
              <w:t>…………………………………………………...</w:t>
            </w:r>
          </w:p>
        </w:tc>
        <w:tc>
          <w:tcPr>
            <w:tcW w:w="738" w:type="dxa"/>
            <w:vAlign w:val="center"/>
          </w:tcPr>
          <w:p w14:paraId="65791F68" w14:textId="77777777" w:rsidR="00834365" w:rsidRDefault="00562296" w:rsidP="00834365">
            <w:pPr>
              <w:spacing w:line="480" w:lineRule="auto"/>
              <w:jc w:val="right"/>
              <w:rPr>
                <w:rFonts w:cs="Times New Roman"/>
              </w:rPr>
            </w:pPr>
            <w:r>
              <w:rPr>
                <w:rFonts w:cs="Times New Roman"/>
              </w:rPr>
              <w:t>17</w:t>
            </w:r>
          </w:p>
        </w:tc>
      </w:tr>
      <w:tr w:rsidR="00834365" w14:paraId="18C5B2CE" w14:textId="77777777" w:rsidTr="00260999">
        <w:tc>
          <w:tcPr>
            <w:tcW w:w="1197" w:type="dxa"/>
            <w:vAlign w:val="center"/>
          </w:tcPr>
          <w:p w14:paraId="68A6F022" w14:textId="77777777" w:rsidR="00834365" w:rsidRDefault="00834365" w:rsidP="00834365">
            <w:pPr>
              <w:spacing w:line="480" w:lineRule="auto"/>
              <w:jc w:val="center"/>
              <w:rPr>
                <w:rFonts w:cs="Times New Roman"/>
              </w:rPr>
            </w:pPr>
          </w:p>
        </w:tc>
        <w:tc>
          <w:tcPr>
            <w:tcW w:w="6561" w:type="dxa"/>
            <w:vAlign w:val="center"/>
          </w:tcPr>
          <w:p w14:paraId="67574841" w14:textId="77777777" w:rsidR="00834365" w:rsidRDefault="00834365" w:rsidP="00834365">
            <w:pPr>
              <w:spacing w:line="480" w:lineRule="auto"/>
              <w:rPr>
                <w:rFonts w:cs="Times New Roman"/>
              </w:rPr>
            </w:pPr>
            <w:r>
              <w:rPr>
                <w:rFonts w:cs="Times New Roman"/>
              </w:rPr>
              <w:tab/>
              <w:t>MATLAB</w:t>
            </w:r>
            <w:r w:rsidR="00562296">
              <w:rPr>
                <w:rFonts w:cs="Times New Roman"/>
              </w:rPr>
              <w:t>………………………………………………….</w:t>
            </w:r>
          </w:p>
        </w:tc>
        <w:tc>
          <w:tcPr>
            <w:tcW w:w="738" w:type="dxa"/>
            <w:vAlign w:val="center"/>
          </w:tcPr>
          <w:p w14:paraId="1A7BC1C7" w14:textId="77777777" w:rsidR="00834365" w:rsidRDefault="00562296" w:rsidP="00834365">
            <w:pPr>
              <w:spacing w:line="480" w:lineRule="auto"/>
              <w:jc w:val="right"/>
              <w:rPr>
                <w:rFonts w:cs="Times New Roman"/>
              </w:rPr>
            </w:pPr>
            <w:r>
              <w:rPr>
                <w:rFonts w:cs="Times New Roman"/>
              </w:rPr>
              <w:t>18</w:t>
            </w:r>
          </w:p>
        </w:tc>
      </w:tr>
      <w:tr w:rsidR="00834365" w14:paraId="1BC25D5E" w14:textId="77777777" w:rsidTr="00260999">
        <w:tc>
          <w:tcPr>
            <w:tcW w:w="1197" w:type="dxa"/>
            <w:vAlign w:val="center"/>
          </w:tcPr>
          <w:p w14:paraId="7369558F" w14:textId="77777777" w:rsidR="00834365" w:rsidRDefault="00834365" w:rsidP="00834365">
            <w:pPr>
              <w:spacing w:line="480" w:lineRule="auto"/>
              <w:jc w:val="center"/>
              <w:rPr>
                <w:rFonts w:cs="Times New Roman"/>
              </w:rPr>
            </w:pPr>
          </w:p>
        </w:tc>
        <w:tc>
          <w:tcPr>
            <w:tcW w:w="6561" w:type="dxa"/>
            <w:vAlign w:val="center"/>
          </w:tcPr>
          <w:p w14:paraId="2B044F27" w14:textId="77777777" w:rsidR="00834365" w:rsidRDefault="00834365" w:rsidP="00834365">
            <w:pPr>
              <w:spacing w:line="480" w:lineRule="auto"/>
              <w:rPr>
                <w:rFonts w:cs="Times New Roman"/>
              </w:rPr>
            </w:pPr>
            <w:r>
              <w:rPr>
                <w:rFonts w:cs="Times New Roman"/>
              </w:rPr>
              <w:tab/>
              <w:t>Object Recognition</w:t>
            </w:r>
            <w:r w:rsidR="00260999">
              <w:rPr>
                <w:rFonts w:cs="Times New Roman"/>
              </w:rPr>
              <w:t>………………………………………..</w:t>
            </w:r>
          </w:p>
        </w:tc>
        <w:tc>
          <w:tcPr>
            <w:tcW w:w="738" w:type="dxa"/>
            <w:vAlign w:val="center"/>
          </w:tcPr>
          <w:p w14:paraId="5F5D5CEA" w14:textId="77777777" w:rsidR="00834365" w:rsidRDefault="00562296" w:rsidP="00834365">
            <w:pPr>
              <w:spacing w:line="480" w:lineRule="auto"/>
              <w:jc w:val="right"/>
              <w:rPr>
                <w:rFonts w:cs="Times New Roman"/>
              </w:rPr>
            </w:pPr>
            <w:r>
              <w:rPr>
                <w:rFonts w:cs="Times New Roman"/>
              </w:rPr>
              <w:t>19</w:t>
            </w:r>
          </w:p>
        </w:tc>
      </w:tr>
      <w:tr w:rsidR="00834365" w14:paraId="5B37B5F6" w14:textId="77777777" w:rsidTr="00260999">
        <w:tc>
          <w:tcPr>
            <w:tcW w:w="1197" w:type="dxa"/>
            <w:vAlign w:val="center"/>
          </w:tcPr>
          <w:p w14:paraId="0A84A942" w14:textId="77777777" w:rsidR="00834365" w:rsidRDefault="00834365" w:rsidP="00834365">
            <w:pPr>
              <w:spacing w:line="480" w:lineRule="auto"/>
              <w:jc w:val="center"/>
              <w:rPr>
                <w:rFonts w:cs="Times New Roman"/>
              </w:rPr>
            </w:pPr>
          </w:p>
        </w:tc>
        <w:tc>
          <w:tcPr>
            <w:tcW w:w="6561" w:type="dxa"/>
            <w:vAlign w:val="center"/>
          </w:tcPr>
          <w:p w14:paraId="1E5DEEBE" w14:textId="77777777" w:rsidR="00834365" w:rsidRDefault="00834365" w:rsidP="00834365">
            <w:pPr>
              <w:spacing w:line="480" w:lineRule="auto"/>
              <w:rPr>
                <w:rFonts w:cs="Times New Roman"/>
              </w:rPr>
            </w:pPr>
            <w:r>
              <w:rPr>
                <w:rFonts w:cs="Times New Roman"/>
              </w:rPr>
              <w:tab/>
              <w:t>Blob Extraction</w:t>
            </w:r>
            <w:r w:rsidR="00260999">
              <w:rPr>
                <w:rFonts w:cs="Times New Roman"/>
              </w:rPr>
              <w:t>……………………………………………</w:t>
            </w:r>
          </w:p>
        </w:tc>
        <w:tc>
          <w:tcPr>
            <w:tcW w:w="738" w:type="dxa"/>
            <w:vAlign w:val="center"/>
          </w:tcPr>
          <w:p w14:paraId="149CB77B" w14:textId="77777777" w:rsidR="00834365" w:rsidRDefault="00562296" w:rsidP="00834365">
            <w:pPr>
              <w:spacing w:line="480" w:lineRule="auto"/>
              <w:jc w:val="right"/>
              <w:rPr>
                <w:rFonts w:cs="Times New Roman"/>
              </w:rPr>
            </w:pPr>
            <w:r>
              <w:rPr>
                <w:rFonts w:cs="Times New Roman"/>
              </w:rPr>
              <w:t>20</w:t>
            </w:r>
          </w:p>
        </w:tc>
      </w:tr>
      <w:tr w:rsidR="00834365" w14:paraId="1C8DAA50" w14:textId="77777777" w:rsidTr="00260999">
        <w:tc>
          <w:tcPr>
            <w:tcW w:w="1197" w:type="dxa"/>
            <w:vAlign w:val="center"/>
          </w:tcPr>
          <w:p w14:paraId="034C74C3" w14:textId="77777777" w:rsidR="00834365" w:rsidRDefault="00834365" w:rsidP="00834365">
            <w:pPr>
              <w:spacing w:line="480" w:lineRule="auto"/>
              <w:jc w:val="center"/>
              <w:rPr>
                <w:rFonts w:cs="Times New Roman"/>
              </w:rPr>
            </w:pPr>
          </w:p>
        </w:tc>
        <w:tc>
          <w:tcPr>
            <w:tcW w:w="6561" w:type="dxa"/>
            <w:vAlign w:val="center"/>
          </w:tcPr>
          <w:p w14:paraId="272820E0" w14:textId="77777777" w:rsidR="00834365" w:rsidRDefault="00834365" w:rsidP="00834365">
            <w:pPr>
              <w:spacing w:line="480" w:lineRule="auto"/>
              <w:rPr>
                <w:rFonts w:cs="Times New Roman"/>
              </w:rPr>
            </w:pPr>
            <w:r>
              <w:rPr>
                <w:rFonts w:cs="Times New Roman"/>
              </w:rPr>
              <w:tab/>
              <w:t>Clustering</w:t>
            </w:r>
            <w:r w:rsidR="00260999">
              <w:rPr>
                <w:rFonts w:cs="Times New Roman"/>
              </w:rPr>
              <w:t>………………………………………………….</w:t>
            </w:r>
          </w:p>
        </w:tc>
        <w:tc>
          <w:tcPr>
            <w:tcW w:w="738" w:type="dxa"/>
            <w:vAlign w:val="center"/>
          </w:tcPr>
          <w:p w14:paraId="49820885" w14:textId="77777777" w:rsidR="00834365" w:rsidRDefault="00562296" w:rsidP="00834365">
            <w:pPr>
              <w:spacing w:line="480" w:lineRule="auto"/>
              <w:jc w:val="right"/>
              <w:rPr>
                <w:rFonts w:cs="Times New Roman"/>
              </w:rPr>
            </w:pPr>
            <w:r>
              <w:rPr>
                <w:rFonts w:cs="Times New Roman"/>
              </w:rPr>
              <w:t>24</w:t>
            </w:r>
          </w:p>
        </w:tc>
      </w:tr>
      <w:tr w:rsidR="00834365" w14:paraId="45DFAFA6" w14:textId="77777777" w:rsidTr="00260999">
        <w:tc>
          <w:tcPr>
            <w:tcW w:w="1197" w:type="dxa"/>
            <w:vAlign w:val="center"/>
          </w:tcPr>
          <w:p w14:paraId="01CB8A4B" w14:textId="77777777" w:rsidR="00834365" w:rsidRDefault="00834365" w:rsidP="00834365">
            <w:pPr>
              <w:spacing w:line="480" w:lineRule="auto"/>
              <w:jc w:val="center"/>
              <w:rPr>
                <w:rFonts w:cs="Times New Roman"/>
              </w:rPr>
            </w:pPr>
          </w:p>
        </w:tc>
        <w:tc>
          <w:tcPr>
            <w:tcW w:w="6561" w:type="dxa"/>
            <w:vAlign w:val="center"/>
          </w:tcPr>
          <w:p w14:paraId="788520CE" w14:textId="77777777" w:rsidR="00834365" w:rsidRDefault="00562296" w:rsidP="00834365">
            <w:pPr>
              <w:spacing w:line="480" w:lineRule="auto"/>
              <w:rPr>
                <w:rFonts w:cs="Times New Roman"/>
              </w:rPr>
            </w:pPr>
            <w:r>
              <w:rPr>
                <w:rFonts w:cs="Times New Roman"/>
              </w:rPr>
              <w:tab/>
              <w:t>K-Means</w:t>
            </w:r>
            <w:r w:rsidR="00260999">
              <w:rPr>
                <w:rFonts w:cs="Times New Roman"/>
              </w:rPr>
              <w:t>…………………………………………………...</w:t>
            </w:r>
          </w:p>
        </w:tc>
        <w:tc>
          <w:tcPr>
            <w:tcW w:w="738" w:type="dxa"/>
            <w:vAlign w:val="center"/>
          </w:tcPr>
          <w:p w14:paraId="26487C92" w14:textId="77777777" w:rsidR="00834365" w:rsidRDefault="00562296" w:rsidP="00834365">
            <w:pPr>
              <w:spacing w:line="480" w:lineRule="auto"/>
              <w:jc w:val="right"/>
              <w:rPr>
                <w:rFonts w:cs="Times New Roman"/>
              </w:rPr>
            </w:pPr>
            <w:r>
              <w:rPr>
                <w:rFonts w:cs="Times New Roman"/>
              </w:rPr>
              <w:t>25</w:t>
            </w:r>
          </w:p>
        </w:tc>
      </w:tr>
      <w:tr w:rsidR="00260999" w14:paraId="12E56701" w14:textId="77777777" w:rsidTr="00260999">
        <w:tc>
          <w:tcPr>
            <w:tcW w:w="1197" w:type="dxa"/>
            <w:vAlign w:val="center"/>
          </w:tcPr>
          <w:p w14:paraId="31625F81" w14:textId="77777777" w:rsidR="00260999" w:rsidRDefault="00260999" w:rsidP="00834365">
            <w:pPr>
              <w:spacing w:line="480" w:lineRule="auto"/>
              <w:jc w:val="center"/>
              <w:rPr>
                <w:rFonts w:cs="Times New Roman"/>
              </w:rPr>
            </w:pPr>
          </w:p>
        </w:tc>
        <w:tc>
          <w:tcPr>
            <w:tcW w:w="6561" w:type="dxa"/>
            <w:vAlign w:val="center"/>
          </w:tcPr>
          <w:p w14:paraId="25F6966E" w14:textId="77777777" w:rsidR="00260999" w:rsidRDefault="00260999" w:rsidP="00834365">
            <w:pPr>
              <w:spacing w:line="480" w:lineRule="auto"/>
              <w:rPr>
                <w:rFonts w:cs="Times New Roman"/>
              </w:rPr>
            </w:pPr>
          </w:p>
        </w:tc>
        <w:tc>
          <w:tcPr>
            <w:tcW w:w="738" w:type="dxa"/>
            <w:vAlign w:val="center"/>
          </w:tcPr>
          <w:p w14:paraId="7FF5C722" w14:textId="77777777" w:rsidR="00260999" w:rsidRDefault="00260999" w:rsidP="00834365">
            <w:pPr>
              <w:spacing w:line="480" w:lineRule="auto"/>
              <w:jc w:val="right"/>
              <w:rPr>
                <w:rFonts w:cs="Times New Roman"/>
              </w:rPr>
            </w:pPr>
          </w:p>
        </w:tc>
      </w:tr>
      <w:tr w:rsidR="00562296" w14:paraId="159BBACF" w14:textId="77777777" w:rsidTr="00260999">
        <w:tc>
          <w:tcPr>
            <w:tcW w:w="1197" w:type="dxa"/>
            <w:vAlign w:val="center"/>
          </w:tcPr>
          <w:p w14:paraId="05AD4A63" w14:textId="77777777" w:rsidR="00562296" w:rsidRDefault="00562296" w:rsidP="00834365">
            <w:pPr>
              <w:spacing w:line="480" w:lineRule="auto"/>
              <w:jc w:val="center"/>
              <w:rPr>
                <w:rFonts w:cs="Times New Roman"/>
              </w:rPr>
            </w:pPr>
            <w:r>
              <w:rPr>
                <w:rFonts w:cs="Times New Roman"/>
              </w:rPr>
              <w:t>4.</w:t>
            </w:r>
          </w:p>
        </w:tc>
        <w:tc>
          <w:tcPr>
            <w:tcW w:w="6561" w:type="dxa"/>
            <w:vAlign w:val="center"/>
          </w:tcPr>
          <w:p w14:paraId="640B7435" w14:textId="77777777" w:rsidR="00562296" w:rsidRDefault="00562296" w:rsidP="00834365">
            <w:pPr>
              <w:spacing w:line="480" w:lineRule="auto"/>
              <w:rPr>
                <w:rFonts w:cs="Times New Roman"/>
              </w:rPr>
            </w:pPr>
            <w:r>
              <w:rPr>
                <w:rFonts w:cs="Times New Roman"/>
              </w:rPr>
              <w:t>NATURAL LANGUAGE PROCESSING</w:t>
            </w:r>
            <w:r w:rsidR="00260999">
              <w:rPr>
                <w:rFonts w:cs="Times New Roman"/>
              </w:rPr>
              <w:t>………………………..</w:t>
            </w:r>
          </w:p>
        </w:tc>
        <w:tc>
          <w:tcPr>
            <w:tcW w:w="738" w:type="dxa"/>
            <w:vAlign w:val="center"/>
          </w:tcPr>
          <w:p w14:paraId="2675F098" w14:textId="77777777" w:rsidR="00562296" w:rsidRDefault="00562296" w:rsidP="00834365">
            <w:pPr>
              <w:spacing w:line="480" w:lineRule="auto"/>
              <w:jc w:val="right"/>
              <w:rPr>
                <w:rFonts w:cs="Times New Roman"/>
              </w:rPr>
            </w:pPr>
            <w:r>
              <w:rPr>
                <w:rFonts w:cs="Times New Roman"/>
              </w:rPr>
              <w:t>31</w:t>
            </w:r>
          </w:p>
        </w:tc>
      </w:tr>
      <w:tr w:rsidR="00562296" w14:paraId="566D285A" w14:textId="77777777" w:rsidTr="00260999">
        <w:tc>
          <w:tcPr>
            <w:tcW w:w="1197" w:type="dxa"/>
            <w:vAlign w:val="center"/>
          </w:tcPr>
          <w:p w14:paraId="125A4489" w14:textId="77777777" w:rsidR="00562296" w:rsidRDefault="00562296" w:rsidP="00834365">
            <w:pPr>
              <w:spacing w:line="480" w:lineRule="auto"/>
              <w:jc w:val="center"/>
              <w:rPr>
                <w:rFonts w:cs="Times New Roman"/>
              </w:rPr>
            </w:pPr>
          </w:p>
        </w:tc>
        <w:tc>
          <w:tcPr>
            <w:tcW w:w="6561" w:type="dxa"/>
            <w:vAlign w:val="center"/>
          </w:tcPr>
          <w:p w14:paraId="2C03EB20" w14:textId="77777777" w:rsidR="00562296" w:rsidRDefault="00562296" w:rsidP="00834365">
            <w:pPr>
              <w:spacing w:line="480" w:lineRule="auto"/>
              <w:rPr>
                <w:rFonts w:cs="Times New Roman"/>
              </w:rPr>
            </w:pPr>
            <w:r>
              <w:rPr>
                <w:rFonts w:cs="Times New Roman"/>
              </w:rPr>
              <w:tab/>
              <w:t>Interpret Language</w:t>
            </w:r>
            <w:r w:rsidR="00260999">
              <w:rPr>
                <w:rFonts w:cs="Times New Roman"/>
              </w:rPr>
              <w:t>………………………………………...</w:t>
            </w:r>
          </w:p>
        </w:tc>
        <w:tc>
          <w:tcPr>
            <w:tcW w:w="738" w:type="dxa"/>
            <w:vAlign w:val="center"/>
          </w:tcPr>
          <w:p w14:paraId="2D5FFCAC" w14:textId="77777777" w:rsidR="00562296" w:rsidRDefault="00562296" w:rsidP="00834365">
            <w:pPr>
              <w:spacing w:line="480" w:lineRule="auto"/>
              <w:jc w:val="right"/>
              <w:rPr>
                <w:rFonts w:cs="Times New Roman"/>
              </w:rPr>
            </w:pPr>
            <w:r>
              <w:rPr>
                <w:rFonts w:cs="Times New Roman"/>
              </w:rPr>
              <w:t>31</w:t>
            </w:r>
          </w:p>
        </w:tc>
      </w:tr>
      <w:tr w:rsidR="00562296" w14:paraId="38DE4CE7" w14:textId="77777777" w:rsidTr="00260999">
        <w:tc>
          <w:tcPr>
            <w:tcW w:w="1197" w:type="dxa"/>
            <w:vAlign w:val="center"/>
          </w:tcPr>
          <w:p w14:paraId="34B1E4AE" w14:textId="77777777" w:rsidR="00562296" w:rsidRDefault="00562296" w:rsidP="00834365">
            <w:pPr>
              <w:spacing w:line="480" w:lineRule="auto"/>
              <w:jc w:val="center"/>
              <w:rPr>
                <w:rFonts w:cs="Times New Roman"/>
              </w:rPr>
            </w:pPr>
          </w:p>
        </w:tc>
        <w:tc>
          <w:tcPr>
            <w:tcW w:w="6561" w:type="dxa"/>
            <w:vAlign w:val="center"/>
          </w:tcPr>
          <w:p w14:paraId="279EB4D7" w14:textId="77777777" w:rsidR="00562296" w:rsidRDefault="00562296" w:rsidP="00834365">
            <w:pPr>
              <w:spacing w:line="480" w:lineRule="auto"/>
              <w:rPr>
                <w:rFonts w:cs="Times New Roman"/>
              </w:rPr>
            </w:pPr>
            <w:r>
              <w:rPr>
                <w:rFonts w:cs="Times New Roman"/>
              </w:rPr>
              <w:tab/>
              <w:t>Conceptual Parsing</w:t>
            </w:r>
            <w:r w:rsidR="00260999">
              <w:rPr>
                <w:rFonts w:cs="Times New Roman"/>
              </w:rPr>
              <w:t>………………………………………..</w:t>
            </w:r>
          </w:p>
        </w:tc>
        <w:tc>
          <w:tcPr>
            <w:tcW w:w="738" w:type="dxa"/>
            <w:vAlign w:val="center"/>
          </w:tcPr>
          <w:p w14:paraId="0E8C567A" w14:textId="77777777" w:rsidR="00562296" w:rsidRDefault="00562296" w:rsidP="00834365">
            <w:pPr>
              <w:spacing w:line="480" w:lineRule="auto"/>
              <w:jc w:val="right"/>
              <w:rPr>
                <w:rFonts w:cs="Times New Roman"/>
              </w:rPr>
            </w:pPr>
            <w:r>
              <w:rPr>
                <w:rFonts w:cs="Times New Roman"/>
              </w:rPr>
              <w:t>32</w:t>
            </w:r>
          </w:p>
        </w:tc>
      </w:tr>
      <w:tr w:rsidR="00562296" w14:paraId="50B91957" w14:textId="77777777" w:rsidTr="00260999">
        <w:tc>
          <w:tcPr>
            <w:tcW w:w="1197" w:type="dxa"/>
            <w:vAlign w:val="center"/>
          </w:tcPr>
          <w:p w14:paraId="433917CE" w14:textId="77777777" w:rsidR="00562296" w:rsidRDefault="00562296" w:rsidP="00834365">
            <w:pPr>
              <w:spacing w:line="480" w:lineRule="auto"/>
              <w:jc w:val="center"/>
              <w:rPr>
                <w:rFonts w:cs="Times New Roman"/>
              </w:rPr>
            </w:pPr>
          </w:p>
        </w:tc>
        <w:tc>
          <w:tcPr>
            <w:tcW w:w="6561" w:type="dxa"/>
            <w:vAlign w:val="center"/>
          </w:tcPr>
          <w:p w14:paraId="0053042B" w14:textId="77777777" w:rsidR="00562296" w:rsidRDefault="00562296" w:rsidP="00834365">
            <w:pPr>
              <w:spacing w:line="480" w:lineRule="auto"/>
              <w:rPr>
                <w:rFonts w:cs="Times New Roman"/>
              </w:rPr>
            </w:pPr>
            <w:r>
              <w:rPr>
                <w:rFonts w:cs="Times New Roman"/>
              </w:rPr>
              <w:tab/>
              <w:t>The Process of Thought</w:t>
            </w:r>
            <w:r w:rsidR="00260999">
              <w:rPr>
                <w:rFonts w:cs="Times New Roman"/>
              </w:rPr>
              <w:t>…………………………………...</w:t>
            </w:r>
          </w:p>
        </w:tc>
        <w:tc>
          <w:tcPr>
            <w:tcW w:w="738" w:type="dxa"/>
            <w:vAlign w:val="center"/>
          </w:tcPr>
          <w:p w14:paraId="0BD3A04B" w14:textId="77777777" w:rsidR="00562296" w:rsidRDefault="00562296" w:rsidP="00834365">
            <w:pPr>
              <w:spacing w:line="480" w:lineRule="auto"/>
              <w:jc w:val="right"/>
              <w:rPr>
                <w:rFonts w:cs="Times New Roman"/>
              </w:rPr>
            </w:pPr>
            <w:r>
              <w:rPr>
                <w:rFonts w:cs="Times New Roman"/>
              </w:rPr>
              <w:t>34</w:t>
            </w:r>
          </w:p>
        </w:tc>
      </w:tr>
      <w:tr w:rsidR="00562296" w14:paraId="427E5970" w14:textId="77777777" w:rsidTr="00260999">
        <w:tc>
          <w:tcPr>
            <w:tcW w:w="1197" w:type="dxa"/>
            <w:vAlign w:val="center"/>
          </w:tcPr>
          <w:p w14:paraId="680DFA62" w14:textId="77777777" w:rsidR="00562296" w:rsidRDefault="00562296" w:rsidP="00834365">
            <w:pPr>
              <w:spacing w:line="480" w:lineRule="auto"/>
              <w:jc w:val="center"/>
              <w:rPr>
                <w:rFonts w:cs="Times New Roman"/>
              </w:rPr>
            </w:pPr>
            <w:r>
              <w:rPr>
                <w:rFonts w:cs="Times New Roman"/>
              </w:rPr>
              <w:t>5.</w:t>
            </w:r>
          </w:p>
        </w:tc>
        <w:tc>
          <w:tcPr>
            <w:tcW w:w="6561" w:type="dxa"/>
            <w:vAlign w:val="center"/>
          </w:tcPr>
          <w:p w14:paraId="7B4B5FB5" w14:textId="77777777" w:rsidR="00562296" w:rsidRDefault="00562296" w:rsidP="00834365">
            <w:pPr>
              <w:spacing w:line="480" w:lineRule="auto"/>
              <w:rPr>
                <w:rFonts w:cs="Times New Roman"/>
              </w:rPr>
            </w:pPr>
            <w:r>
              <w:rPr>
                <w:rFonts w:cs="Times New Roman"/>
              </w:rPr>
              <w:t>OBJECTS AND CONCEPTS</w:t>
            </w:r>
            <w:r w:rsidR="00260999">
              <w:rPr>
                <w:rFonts w:cs="Times New Roman"/>
              </w:rPr>
              <w:t>…………………………………….</w:t>
            </w:r>
          </w:p>
        </w:tc>
        <w:tc>
          <w:tcPr>
            <w:tcW w:w="738" w:type="dxa"/>
            <w:vAlign w:val="center"/>
          </w:tcPr>
          <w:p w14:paraId="15A3A85B" w14:textId="77777777" w:rsidR="00562296" w:rsidRDefault="00562296" w:rsidP="00834365">
            <w:pPr>
              <w:spacing w:line="480" w:lineRule="auto"/>
              <w:jc w:val="right"/>
              <w:rPr>
                <w:rFonts w:cs="Times New Roman"/>
              </w:rPr>
            </w:pPr>
            <w:r>
              <w:rPr>
                <w:rFonts w:cs="Times New Roman"/>
              </w:rPr>
              <w:t>36</w:t>
            </w:r>
          </w:p>
        </w:tc>
      </w:tr>
      <w:tr w:rsidR="00562296" w14:paraId="6C6F6674" w14:textId="77777777" w:rsidTr="00260999">
        <w:tc>
          <w:tcPr>
            <w:tcW w:w="1197" w:type="dxa"/>
            <w:vAlign w:val="center"/>
          </w:tcPr>
          <w:p w14:paraId="043A083D" w14:textId="77777777" w:rsidR="00562296" w:rsidRDefault="00562296" w:rsidP="00834365">
            <w:pPr>
              <w:spacing w:line="480" w:lineRule="auto"/>
              <w:jc w:val="center"/>
              <w:rPr>
                <w:rFonts w:cs="Times New Roman"/>
              </w:rPr>
            </w:pPr>
          </w:p>
        </w:tc>
        <w:tc>
          <w:tcPr>
            <w:tcW w:w="6561" w:type="dxa"/>
            <w:vAlign w:val="center"/>
          </w:tcPr>
          <w:p w14:paraId="415ACAE0" w14:textId="77777777" w:rsidR="00562296" w:rsidRDefault="00562296" w:rsidP="00834365">
            <w:pPr>
              <w:spacing w:line="480" w:lineRule="auto"/>
              <w:rPr>
                <w:rFonts w:cs="Times New Roman"/>
              </w:rPr>
            </w:pPr>
            <w:r>
              <w:rPr>
                <w:rFonts w:cs="Times New Roman"/>
              </w:rPr>
              <w:tab/>
              <w:t>Language Referents……………………………………</w:t>
            </w:r>
            <w:r w:rsidR="00260999">
              <w:rPr>
                <w:rFonts w:cs="Times New Roman"/>
              </w:rPr>
              <w:t>….</w:t>
            </w:r>
          </w:p>
        </w:tc>
        <w:tc>
          <w:tcPr>
            <w:tcW w:w="738" w:type="dxa"/>
            <w:vAlign w:val="center"/>
          </w:tcPr>
          <w:p w14:paraId="5325CE7D" w14:textId="77777777" w:rsidR="00562296" w:rsidRDefault="00562296" w:rsidP="00834365">
            <w:pPr>
              <w:spacing w:line="480" w:lineRule="auto"/>
              <w:jc w:val="right"/>
              <w:rPr>
                <w:rFonts w:cs="Times New Roman"/>
              </w:rPr>
            </w:pPr>
            <w:r>
              <w:rPr>
                <w:rFonts w:cs="Times New Roman"/>
              </w:rPr>
              <w:t>36</w:t>
            </w:r>
          </w:p>
        </w:tc>
      </w:tr>
      <w:tr w:rsidR="00562296" w14:paraId="37C89A44" w14:textId="77777777" w:rsidTr="00260999">
        <w:tc>
          <w:tcPr>
            <w:tcW w:w="1197" w:type="dxa"/>
            <w:vAlign w:val="center"/>
          </w:tcPr>
          <w:p w14:paraId="08BA5034" w14:textId="77777777" w:rsidR="00562296" w:rsidRDefault="00562296" w:rsidP="00834365">
            <w:pPr>
              <w:spacing w:line="480" w:lineRule="auto"/>
              <w:jc w:val="center"/>
              <w:rPr>
                <w:rFonts w:cs="Times New Roman"/>
              </w:rPr>
            </w:pPr>
          </w:p>
        </w:tc>
        <w:tc>
          <w:tcPr>
            <w:tcW w:w="6561" w:type="dxa"/>
            <w:vAlign w:val="center"/>
          </w:tcPr>
          <w:p w14:paraId="6EA38945" w14:textId="77777777" w:rsidR="00562296" w:rsidRDefault="00562296" w:rsidP="00834365">
            <w:pPr>
              <w:spacing w:line="480" w:lineRule="auto"/>
              <w:rPr>
                <w:rFonts w:cs="Times New Roman"/>
              </w:rPr>
            </w:pPr>
            <w:r>
              <w:rPr>
                <w:rFonts w:cs="Times New Roman"/>
              </w:rPr>
              <w:tab/>
              <w:t>Establishing Referents…………………………………</w:t>
            </w:r>
            <w:r w:rsidR="00260999">
              <w:rPr>
                <w:rFonts w:cs="Times New Roman"/>
              </w:rPr>
              <w:t>….</w:t>
            </w:r>
          </w:p>
        </w:tc>
        <w:tc>
          <w:tcPr>
            <w:tcW w:w="738" w:type="dxa"/>
            <w:vAlign w:val="center"/>
          </w:tcPr>
          <w:p w14:paraId="12D6069E" w14:textId="77777777" w:rsidR="00562296" w:rsidRDefault="00562296" w:rsidP="00834365">
            <w:pPr>
              <w:spacing w:line="480" w:lineRule="auto"/>
              <w:jc w:val="right"/>
              <w:rPr>
                <w:rFonts w:cs="Times New Roman"/>
              </w:rPr>
            </w:pPr>
            <w:r>
              <w:rPr>
                <w:rFonts w:cs="Times New Roman"/>
              </w:rPr>
              <w:t>39</w:t>
            </w:r>
          </w:p>
        </w:tc>
      </w:tr>
      <w:tr w:rsidR="00562296" w14:paraId="180CF3AA" w14:textId="77777777" w:rsidTr="00260999">
        <w:tc>
          <w:tcPr>
            <w:tcW w:w="1197" w:type="dxa"/>
            <w:vAlign w:val="center"/>
          </w:tcPr>
          <w:p w14:paraId="25D2E564" w14:textId="77777777" w:rsidR="00562296" w:rsidRDefault="00562296" w:rsidP="00834365">
            <w:pPr>
              <w:spacing w:line="480" w:lineRule="auto"/>
              <w:jc w:val="center"/>
              <w:rPr>
                <w:rFonts w:cs="Times New Roman"/>
              </w:rPr>
            </w:pPr>
          </w:p>
        </w:tc>
        <w:tc>
          <w:tcPr>
            <w:tcW w:w="6561" w:type="dxa"/>
            <w:vAlign w:val="center"/>
          </w:tcPr>
          <w:p w14:paraId="26B6FA22" w14:textId="77777777" w:rsidR="00562296" w:rsidRDefault="00562296" w:rsidP="00834365">
            <w:pPr>
              <w:spacing w:line="480" w:lineRule="auto"/>
              <w:rPr>
                <w:rFonts w:cs="Times New Roman"/>
              </w:rPr>
            </w:pPr>
            <w:r>
              <w:rPr>
                <w:rFonts w:cs="Times New Roman"/>
              </w:rPr>
              <w:tab/>
              <w:t>Artificial Communication………………………………</w:t>
            </w:r>
            <w:r w:rsidR="00260999">
              <w:rPr>
                <w:rFonts w:cs="Times New Roman"/>
              </w:rPr>
              <w:t>…</w:t>
            </w:r>
          </w:p>
        </w:tc>
        <w:tc>
          <w:tcPr>
            <w:tcW w:w="738" w:type="dxa"/>
            <w:vAlign w:val="center"/>
          </w:tcPr>
          <w:p w14:paraId="54A6A4CB" w14:textId="77777777" w:rsidR="00562296" w:rsidRDefault="00562296" w:rsidP="00834365">
            <w:pPr>
              <w:spacing w:line="480" w:lineRule="auto"/>
              <w:jc w:val="right"/>
              <w:rPr>
                <w:rFonts w:cs="Times New Roman"/>
              </w:rPr>
            </w:pPr>
            <w:r>
              <w:rPr>
                <w:rFonts w:cs="Times New Roman"/>
              </w:rPr>
              <w:t>41</w:t>
            </w:r>
          </w:p>
        </w:tc>
      </w:tr>
      <w:tr w:rsidR="00562296" w14:paraId="7EC21091" w14:textId="77777777" w:rsidTr="00260999">
        <w:tc>
          <w:tcPr>
            <w:tcW w:w="1197" w:type="dxa"/>
            <w:vAlign w:val="center"/>
          </w:tcPr>
          <w:p w14:paraId="43EC7429" w14:textId="77777777" w:rsidR="00562296" w:rsidRDefault="00562296" w:rsidP="00834365">
            <w:pPr>
              <w:spacing w:line="480" w:lineRule="auto"/>
              <w:jc w:val="center"/>
              <w:rPr>
                <w:rFonts w:cs="Times New Roman"/>
              </w:rPr>
            </w:pPr>
          </w:p>
        </w:tc>
        <w:tc>
          <w:tcPr>
            <w:tcW w:w="6561" w:type="dxa"/>
            <w:vAlign w:val="center"/>
          </w:tcPr>
          <w:p w14:paraId="61311399" w14:textId="77777777" w:rsidR="00562296" w:rsidRDefault="00562296" w:rsidP="00834365">
            <w:pPr>
              <w:spacing w:line="480" w:lineRule="auto"/>
              <w:rPr>
                <w:rFonts w:cs="Times New Roman"/>
              </w:rPr>
            </w:pPr>
            <w:r>
              <w:rPr>
                <w:rFonts w:cs="Times New Roman"/>
              </w:rPr>
              <w:tab/>
              <w:t>Classifying Objects……………………………………</w:t>
            </w:r>
            <w:r w:rsidR="00260999">
              <w:rPr>
                <w:rFonts w:cs="Times New Roman"/>
              </w:rPr>
              <w:t>…..</w:t>
            </w:r>
          </w:p>
        </w:tc>
        <w:tc>
          <w:tcPr>
            <w:tcW w:w="738" w:type="dxa"/>
            <w:vAlign w:val="center"/>
          </w:tcPr>
          <w:p w14:paraId="32C9B218" w14:textId="77777777" w:rsidR="00562296" w:rsidRDefault="00562296" w:rsidP="00834365">
            <w:pPr>
              <w:spacing w:line="480" w:lineRule="auto"/>
              <w:jc w:val="right"/>
              <w:rPr>
                <w:rFonts w:cs="Times New Roman"/>
              </w:rPr>
            </w:pPr>
            <w:r>
              <w:rPr>
                <w:rFonts w:cs="Times New Roman"/>
              </w:rPr>
              <w:t>42</w:t>
            </w:r>
          </w:p>
        </w:tc>
      </w:tr>
      <w:tr w:rsidR="00562296" w14:paraId="2FB4410F" w14:textId="77777777" w:rsidTr="00260999">
        <w:tc>
          <w:tcPr>
            <w:tcW w:w="1197" w:type="dxa"/>
            <w:vAlign w:val="center"/>
          </w:tcPr>
          <w:p w14:paraId="7602804F" w14:textId="77777777" w:rsidR="00562296" w:rsidRDefault="00562296" w:rsidP="00834365">
            <w:pPr>
              <w:spacing w:line="480" w:lineRule="auto"/>
              <w:jc w:val="center"/>
              <w:rPr>
                <w:rFonts w:cs="Times New Roman"/>
              </w:rPr>
            </w:pPr>
          </w:p>
        </w:tc>
        <w:tc>
          <w:tcPr>
            <w:tcW w:w="6561" w:type="dxa"/>
            <w:vAlign w:val="center"/>
          </w:tcPr>
          <w:p w14:paraId="59015DCB" w14:textId="77777777" w:rsidR="00562296" w:rsidRDefault="00562296" w:rsidP="00834365">
            <w:pPr>
              <w:spacing w:line="480" w:lineRule="auto"/>
              <w:rPr>
                <w:rFonts w:cs="Times New Roman"/>
              </w:rPr>
            </w:pPr>
            <w:r>
              <w:rPr>
                <w:rFonts w:cs="Times New Roman"/>
              </w:rPr>
              <w:tab/>
              <w:t>Learning………………………………………………...</w:t>
            </w:r>
            <w:r w:rsidR="00260999">
              <w:rPr>
                <w:rFonts w:cs="Times New Roman"/>
              </w:rPr>
              <w:t>....</w:t>
            </w:r>
          </w:p>
        </w:tc>
        <w:tc>
          <w:tcPr>
            <w:tcW w:w="738" w:type="dxa"/>
            <w:vAlign w:val="center"/>
          </w:tcPr>
          <w:p w14:paraId="247821C5" w14:textId="77777777" w:rsidR="00562296" w:rsidRDefault="00562296" w:rsidP="00834365">
            <w:pPr>
              <w:spacing w:line="480" w:lineRule="auto"/>
              <w:jc w:val="right"/>
              <w:rPr>
                <w:rFonts w:cs="Times New Roman"/>
              </w:rPr>
            </w:pPr>
            <w:r>
              <w:rPr>
                <w:rFonts w:cs="Times New Roman"/>
              </w:rPr>
              <w:t>44</w:t>
            </w:r>
          </w:p>
        </w:tc>
      </w:tr>
      <w:tr w:rsidR="00562296" w14:paraId="316E85EC" w14:textId="77777777" w:rsidTr="00260999">
        <w:tc>
          <w:tcPr>
            <w:tcW w:w="1197" w:type="dxa"/>
            <w:vAlign w:val="center"/>
          </w:tcPr>
          <w:p w14:paraId="3130A2A9" w14:textId="77777777" w:rsidR="00562296" w:rsidRDefault="00562296" w:rsidP="00834365">
            <w:pPr>
              <w:spacing w:line="480" w:lineRule="auto"/>
              <w:jc w:val="center"/>
              <w:rPr>
                <w:rFonts w:cs="Times New Roman"/>
              </w:rPr>
            </w:pPr>
          </w:p>
        </w:tc>
        <w:tc>
          <w:tcPr>
            <w:tcW w:w="6561" w:type="dxa"/>
            <w:vAlign w:val="center"/>
          </w:tcPr>
          <w:p w14:paraId="31DCE870" w14:textId="77777777" w:rsidR="00562296" w:rsidRDefault="00562296" w:rsidP="00834365">
            <w:pPr>
              <w:spacing w:line="480" w:lineRule="auto"/>
              <w:rPr>
                <w:rFonts w:cs="Times New Roman"/>
              </w:rPr>
            </w:pPr>
            <w:r>
              <w:rPr>
                <w:rFonts w:cs="Times New Roman"/>
              </w:rPr>
              <w:tab/>
              <w:t>Concepts Rule All……………………………………...</w:t>
            </w:r>
            <w:r w:rsidR="00260999">
              <w:rPr>
                <w:rFonts w:cs="Times New Roman"/>
              </w:rPr>
              <w:t>.....</w:t>
            </w:r>
          </w:p>
        </w:tc>
        <w:tc>
          <w:tcPr>
            <w:tcW w:w="738" w:type="dxa"/>
            <w:vAlign w:val="center"/>
          </w:tcPr>
          <w:p w14:paraId="02CDEFA0" w14:textId="77777777" w:rsidR="00562296" w:rsidRDefault="00562296" w:rsidP="00834365">
            <w:pPr>
              <w:spacing w:line="480" w:lineRule="auto"/>
              <w:jc w:val="right"/>
              <w:rPr>
                <w:rFonts w:cs="Times New Roman"/>
              </w:rPr>
            </w:pPr>
            <w:r>
              <w:rPr>
                <w:rFonts w:cs="Times New Roman"/>
              </w:rPr>
              <w:t>48</w:t>
            </w:r>
          </w:p>
        </w:tc>
      </w:tr>
      <w:tr w:rsidR="00562296" w14:paraId="5698D9ED" w14:textId="77777777" w:rsidTr="00260999">
        <w:tc>
          <w:tcPr>
            <w:tcW w:w="1197" w:type="dxa"/>
            <w:vAlign w:val="center"/>
          </w:tcPr>
          <w:p w14:paraId="78147C6F" w14:textId="77777777" w:rsidR="00562296" w:rsidRDefault="00562296" w:rsidP="00834365">
            <w:pPr>
              <w:spacing w:line="480" w:lineRule="auto"/>
              <w:jc w:val="center"/>
              <w:rPr>
                <w:rFonts w:cs="Times New Roman"/>
              </w:rPr>
            </w:pPr>
            <w:r>
              <w:rPr>
                <w:rFonts w:cs="Times New Roman"/>
              </w:rPr>
              <w:t>6.</w:t>
            </w:r>
          </w:p>
        </w:tc>
        <w:tc>
          <w:tcPr>
            <w:tcW w:w="6561" w:type="dxa"/>
            <w:vAlign w:val="center"/>
          </w:tcPr>
          <w:p w14:paraId="44F6AD07" w14:textId="77777777" w:rsidR="00562296" w:rsidRDefault="00562296" w:rsidP="00834365">
            <w:pPr>
              <w:spacing w:line="480" w:lineRule="auto"/>
              <w:rPr>
                <w:rFonts w:cs="Times New Roman"/>
              </w:rPr>
            </w:pPr>
            <w:r>
              <w:rPr>
                <w:rFonts w:cs="Times New Roman"/>
              </w:rPr>
              <w:t>FUTURE WORK………………………………………………</w:t>
            </w:r>
            <w:r w:rsidR="00260999">
              <w:rPr>
                <w:rFonts w:cs="Times New Roman"/>
              </w:rPr>
              <w:t>….</w:t>
            </w:r>
          </w:p>
        </w:tc>
        <w:tc>
          <w:tcPr>
            <w:tcW w:w="738" w:type="dxa"/>
            <w:vAlign w:val="center"/>
          </w:tcPr>
          <w:p w14:paraId="4658C560" w14:textId="77777777" w:rsidR="00562296" w:rsidRDefault="00562296" w:rsidP="00834365">
            <w:pPr>
              <w:spacing w:line="480" w:lineRule="auto"/>
              <w:jc w:val="right"/>
              <w:rPr>
                <w:rFonts w:cs="Times New Roman"/>
              </w:rPr>
            </w:pPr>
            <w:r>
              <w:rPr>
                <w:rFonts w:cs="Times New Roman"/>
              </w:rPr>
              <w:t>49</w:t>
            </w:r>
          </w:p>
        </w:tc>
      </w:tr>
      <w:tr w:rsidR="00562296" w14:paraId="40A2033F" w14:textId="77777777" w:rsidTr="00260999">
        <w:tc>
          <w:tcPr>
            <w:tcW w:w="1197" w:type="dxa"/>
            <w:vAlign w:val="center"/>
          </w:tcPr>
          <w:p w14:paraId="40ED4213" w14:textId="77777777" w:rsidR="00562296" w:rsidRDefault="00562296" w:rsidP="00834365">
            <w:pPr>
              <w:spacing w:line="480" w:lineRule="auto"/>
              <w:jc w:val="center"/>
              <w:rPr>
                <w:rFonts w:cs="Times New Roman"/>
              </w:rPr>
            </w:pPr>
          </w:p>
        </w:tc>
        <w:tc>
          <w:tcPr>
            <w:tcW w:w="6561" w:type="dxa"/>
            <w:vAlign w:val="center"/>
          </w:tcPr>
          <w:p w14:paraId="690C98BC" w14:textId="77777777" w:rsidR="00562296" w:rsidRDefault="00562296" w:rsidP="00834365">
            <w:pPr>
              <w:spacing w:line="480" w:lineRule="auto"/>
              <w:rPr>
                <w:rFonts w:cs="Times New Roman"/>
              </w:rPr>
            </w:pPr>
            <w:r>
              <w:rPr>
                <w:rFonts w:cs="Times New Roman"/>
              </w:rPr>
              <w:tab/>
              <w:t>Robotics………………………………………………</w:t>
            </w:r>
            <w:r w:rsidR="00260999">
              <w:rPr>
                <w:rFonts w:cs="Times New Roman"/>
              </w:rPr>
              <w:t>.......</w:t>
            </w:r>
          </w:p>
        </w:tc>
        <w:tc>
          <w:tcPr>
            <w:tcW w:w="738" w:type="dxa"/>
            <w:vAlign w:val="center"/>
          </w:tcPr>
          <w:p w14:paraId="234C493A" w14:textId="77777777" w:rsidR="00562296" w:rsidRDefault="00562296" w:rsidP="00834365">
            <w:pPr>
              <w:spacing w:line="480" w:lineRule="auto"/>
              <w:jc w:val="right"/>
              <w:rPr>
                <w:rFonts w:cs="Times New Roman"/>
              </w:rPr>
            </w:pPr>
            <w:r>
              <w:rPr>
                <w:rFonts w:cs="Times New Roman"/>
              </w:rPr>
              <w:t>49</w:t>
            </w:r>
          </w:p>
        </w:tc>
      </w:tr>
      <w:tr w:rsidR="00562296" w14:paraId="027BDD90" w14:textId="77777777" w:rsidTr="00260999">
        <w:tc>
          <w:tcPr>
            <w:tcW w:w="1197" w:type="dxa"/>
            <w:vAlign w:val="center"/>
          </w:tcPr>
          <w:p w14:paraId="2263652D" w14:textId="77777777" w:rsidR="00562296" w:rsidRDefault="00562296" w:rsidP="00834365">
            <w:pPr>
              <w:spacing w:line="480" w:lineRule="auto"/>
              <w:jc w:val="center"/>
              <w:rPr>
                <w:rFonts w:cs="Times New Roman"/>
              </w:rPr>
            </w:pPr>
          </w:p>
        </w:tc>
        <w:tc>
          <w:tcPr>
            <w:tcW w:w="6561" w:type="dxa"/>
            <w:vAlign w:val="center"/>
          </w:tcPr>
          <w:p w14:paraId="5A2D284B" w14:textId="77777777" w:rsidR="00562296" w:rsidRDefault="00562296" w:rsidP="00834365">
            <w:pPr>
              <w:spacing w:line="480" w:lineRule="auto"/>
              <w:rPr>
                <w:rFonts w:cs="Times New Roman"/>
              </w:rPr>
            </w:pPr>
            <w:r>
              <w:rPr>
                <w:rFonts w:cs="Times New Roman"/>
              </w:rPr>
              <w:tab/>
              <w:t>Image Processing………………………………………</w:t>
            </w:r>
            <w:r w:rsidR="00260999">
              <w:rPr>
                <w:rFonts w:cs="Times New Roman"/>
              </w:rPr>
              <w:t>….</w:t>
            </w:r>
          </w:p>
        </w:tc>
        <w:tc>
          <w:tcPr>
            <w:tcW w:w="738" w:type="dxa"/>
            <w:vAlign w:val="center"/>
          </w:tcPr>
          <w:p w14:paraId="116FA0E3" w14:textId="77777777" w:rsidR="00562296" w:rsidRDefault="00562296" w:rsidP="00834365">
            <w:pPr>
              <w:spacing w:line="480" w:lineRule="auto"/>
              <w:jc w:val="right"/>
              <w:rPr>
                <w:rFonts w:cs="Times New Roman"/>
              </w:rPr>
            </w:pPr>
            <w:r>
              <w:rPr>
                <w:rFonts w:cs="Times New Roman"/>
              </w:rPr>
              <w:t>49</w:t>
            </w:r>
          </w:p>
        </w:tc>
      </w:tr>
      <w:tr w:rsidR="00562296" w14:paraId="7E83226B" w14:textId="77777777" w:rsidTr="00260999">
        <w:tc>
          <w:tcPr>
            <w:tcW w:w="1197" w:type="dxa"/>
            <w:vAlign w:val="center"/>
          </w:tcPr>
          <w:p w14:paraId="64EFA085" w14:textId="77777777" w:rsidR="00562296" w:rsidRDefault="00562296" w:rsidP="00834365">
            <w:pPr>
              <w:spacing w:line="480" w:lineRule="auto"/>
              <w:jc w:val="center"/>
              <w:rPr>
                <w:rFonts w:cs="Times New Roman"/>
              </w:rPr>
            </w:pPr>
          </w:p>
        </w:tc>
        <w:tc>
          <w:tcPr>
            <w:tcW w:w="6561" w:type="dxa"/>
            <w:vAlign w:val="center"/>
          </w:tcPr>
          <w:p w14:paraId="57EE0BE6" w14:textId="77777777" w:rsidR="00562296" w:rsidRDefault="00562296" w:rsidP="00834365">
            <w:pPr>
              <w:spacing w:line="480" w:lineRule="auto"/>
              <w:rPr>
                <w:rFonts w:cs="Times New Roman"/>
              </w:rPr>
            </w:pPr>
            <w:r>
              <w:rPr>
                <w:rFonts w:cs="Times New Roman"/>
              </w:rPr>
              <w:tab/>
              <w:t>NLP and Learning……………………………………...</w:t>
            </w:r>
            <w:r w:rsidR="00260999">
              <w:rPr>
                <w:rFonts w:cs="Times New Roman"/>
              </w:rPr>
              <w:t>.....</w:t>
            </w:r>
          </w:p>
        </w:tc>
        <w:tc>
          <w:tcPr>
            <w:tcW w:w="738" w:type="dxa"/>
            <w:vAlign w:val="center"/>
          </w:tcPr>
          <w:p w14:paraId="624B5184" w14:textId="77777777" w:rsidR="00562296" w:rsidRDefault="00562296" w:rsidP="00834365">
            <w:pPr>
              <w:spacing w:line="480" w:lineRule="auto"/>
              <w:jc w:val="right"/>
              <w:rPr>
                <w:rFonts w:cs="Times New Roman"/>
              </w:rPr>
            </w:pPr>
            <w:r>
              <w:rPr>
                <w:rFonts w:cs="Times New Roman"/>
              </w:rPr>
              <w:t>50</w:t>
            </w:r>
          </w:p>
        </w:tc>
      </w:tr>
      <w:tr w:rsidR="00562296" w14:paraId="33C37A1B" w14:textId="77777777" w:rsidTr="00260999">
        <w:tc>
          <w:tcPr>
            <w:tcW w:w="1197" w:type="dxa"/>
            <w:vAlign w:val="center"/>
          </w:tcPr>
          <w:p w14:paraId="07CC718A" w14:textId="77777777" w:rsidR="00562296" w:rsidRDefault="00562296" w:rsidP="00834365">
            <w:pPr>
              <w:spacing w:line="480" w:lineRule="auto"/>
              <w:jc w:val="center"/>
              <w:rPr>
                <w:rFonts w:cs="Times New Roman"/>
              </w:rPr>
            </w:pPr>
            <w:r>
              <w:rPr>
                <w:rFonts w:cs="Times New Roman"/>
              </w:rPr>
              <w:t>7.</w:t>
            </w:r>
          </w:p>
        </w:tc>
        <w:tc>
          <w:tcPr>
            <w:tcW w:w="6561" w:type="dxa"/>
            <w:vAlign w:val="center"/>
          </w:tcPr>
          <w:p w14:paraId="492C689D" w14:textId="77777777" w:rsidR="00562296" w:rsidRDefault="00562296" w:rsidP="00834365">
            <w:pPr>
              <w:spacing w:line="480" w:lineRule="auto"/>
              <w:rPr>
                <w:rFonts w:cs="Times New Roman"/>
              </w:rPr>
            </w:pPr>
            <w:r>
              <w:rPr>
                <w:rFonts w:cs="Times New Roman"/>
              </w:rPr>
              <w:t>CONCLUSION………………………………………………...</w:t>
            </w:r>
            <w:r w:rsidR="00260999">
              <w:rPr>
                <w:rFonts w:cs="Times New Roman"/>
              </w:rPr>
              <w:t>....</w:t>
            </w:r>
          </w:p>
        </w:tc>
        <w:tc>
          <w:tcPr>
            <w:tcW w:w="738" w:type="dxa"/>
            <w:vAlign w:val="center"/>
          </w:tcPr>
          <w:p w14:paraId="47B632B1" w14:textId="77777777" w:rsidR="00562296" w:rsidRDefault="00562296" w:rsidP="00834365">
            <w:pPr>
              <w:spacing w:line="480" w:lineRule="auto"/>
              <w:jc w:val="right"/>
              <w:rPr>
                <w:rFonts w:cs="Times New Roman"/>
              </w:rPr>
            </w:pPr>
            <w:r>
              <w:rPr>
                <w:rFonts w:cs="Times New Roman"/>
              </w:rPr>
              <w:t>51</w:t>
            </w:r>
          </w:p>
        </w:tc>
      </w:tr>
      <w:tr w:rsidR="00562296" w14:paraId="3B9B6912" w14:textId="77777777" w:rsidTr="00260999">
        <w:tc>
          <w:tcPr>
            <w:tcW w:w="1197" w:type="dxa"/>
            <w:vAlign w:val="center"/>
          </w:tcPr>
          <w:p w14:paraId="6D30346C" w14:textId="77777777" w:rsidR="00562296" w:rsidRDefault="00562296" w:rsidP="00834365">
            <w:pPr>
              <w:spacing w:line="480" w:lineRule="auto"/>
              <w:jc w:val="center"/>
              <w:rPr>
                <w:rFonts w:cs="Times New Roman"/>
              </w:rPr>
            </w:pPr>
          </w:p>
        </w:tc>
        <w:tc>
          <w:tcPr>
            <w:tcW w:w="6561" w:type="dxa"/>
            <w:vAlign w:val="center"/>
          </w:tcPr>
          <w:p w14:paraId="6D581289" w14:textId="77777777" w:rsidR="00562296" w:rsidRDefault="00562296" w:rsidP="00834365">
            <w:pPr>
              <w:spacing w:line="480" w:lineRule="auto"/>
              <w:rPr>
                <w:rFonts w:cs="Times New Roman"/>
              </w:rPr>
            </w:pPr>
            <w:r>
              <w:rPr>
                <w:rFonts w:cs="Times New Roman"/>
              </w:rPr>
              <w:t>BIBLIOGRAPHY……………………………………………</w:t>
            </w:r>
            <w:r w:rsidR="00260999">
              <w:rPr>
                <w:rFonts w:cs="Times New Roman"/>
              </w:rPr>
              <w:t>…...</w:t>
            </w:r>
          </w:p>
        </w:tc>
        <w:tc>
          <w:tcPr>
            <w:tcW w:w="738" w:type="dxa"/>
            <w:vAlign w:val="center"/>
          </w:tcPr>
          <w:p w14:paraId="66CC02FC" w14:textId="77777777" w:rsidR="00562296" w:rsidRDefault="00562296" w:rsidP="00834365">
            <w:pPr>
              <w:spacing w:line="480" w:lineRule="auto"/>
              <w:jc w:val="right"/>
              <w:rPr>
                <w:rFonts w:cs="Times New Roman"/>
              </w:rPr>
            </w:pPr>
            <w:r>
              <w:rPr>
                <w:rFonts w:cs="Times New Roman"/>
              </w:rPr>
              <w:t>53</w:t>
            </w:r>
          </w:p>
        </w:tc>
      </w:tr>
    </w:tbl>
    <w:p w14:paraId="541AA41D" w14:textId="77777777" w:rsidR="00834365" w:rsidRPr="00834365" w:rsidRDefault="00834365" w:rsidP="00834365">
      <w:pPr>
        <w:spacing w:line="480" w:lineRule="auto"/>
        <w:rPr>
          <w:rFonts w:cs="Times New Roman"/>
        </w:rPr>
      </w:pPr>
    </w:p>
    <w:p w14:paraId="1D16DECE" w14:textId="77777777" w:rsidR="00834365" w:rsidRDefault="00834365" w:rsidP="009C3594">
      <w:pPr>
        <w:spacing w:line="480" w:lineRule="auto"/>
        <w:jc w:val="center"/>
        <w:rPr>
          <w:rFonts w:cs="Times New Roman"/>
        </w:rPr>
      </w:pPr>
    </w:p>
    <w:p w14:paraId="116E3864" w14:textId="77777777" w:rsidR="00260999" w:rsidRDefault="00260999" w:rsidP="009C3594">
      <w:pPr>
        <w:spacing w:line="480" w:lineRule="auto"/>
        <w:jc w:val="center"/>
        <w:rPr>
          <w:rFonts w:cs="Times New Roman"/>
        </w:rPr>
      </w:pPr>
    </w:p>
    <w:p w14:paraId="4C76069B" w14:textId="77777777" w:rsidR="00260999" w:rsidRDefault="00260999" w:rsidP="009C3594">
      <w:pPr>
        <w:spacing w:line="480" w:lineRule="auto"/>
        <w:jc w:val="center"/>
        <w:rPr>
          <w:rFonts w:cs="Times New Roman"/>
        </w:rPr>
      </w:pPr>
    </w:p>
    <w:p w14:paraId="66E83D93" w14:textId="77777777" w:rsidR="00260999" w:rsidRDefault="00260999" w:rsidP="009C3594">
      <w:pPr>
        <w:spacing w:line="480" w:lineRule="auto"/>
        <w:jc w:val="center"/>
        <w:rPr>
          <w:rFonts w:cs="Times New Roman"/>
        </w:rPr>
      </w:pPr>
    </w:p>
    <w:p w14:paraId="768F255D" w14:textId="77777777" w:rsidR="00260999" w:rsidRDefault="00260999" w:rsidP="009C3594">
      <w:pPr>
        <w:spacing w:line="480" w:lineRule="auto"/>
        <w:jc w:val="center"/>
        <w:rPr>
          <w:rFonts w:cs="Times New Roman"/>
        </w:rPr>
      </w:pPr>
    </w:p>
    <w:p w14:paraId="6C994F60" w14:textId="77777777" w:rsidR="00260999" w:rsidRDefault="00260999" w:rsidP="009C3594">
      <w:pPr>
        <w:spacing w:line="480" w:lineRule="auto"/>
        <w:jc w:val="center"/>
        <w:rPr>
          <w:rFonts w:cs="Times New Roman"/>
        </w:rPr>
      </w:pPr>
    </w:p>
    <w:p w14:paraId="508719F9" w14:textId="77777777" w:rsidR="00260999" w:rsidRDefault="00260999" w:rsidP="009C3594">
      <w:pPr>
        <w:spacing w:line="480" w:lineRule="auto"/>
        <w:jc w:val="center"/>
        <w:rPr>
          <w:rFonts w:cs="Times New Roman"/>
        </w:rPr>
      </w:pPr>
      <w:r>
        <w:rPr>
          <w:rFonts w:cs="Times New Roman"/>
        </w:rPr>
        <w:t>List of Tables and Figures</w:t>
      </w:r>
    </w:p>
    <w:p w14:paraId="69FC4849" w14:textId="77777777" w:rsidR="00260999" w:rsidRDefault="00260999" w:rsidP="009C3594">
      <w:pPr>
        <w:spacing w:line="480" w:lineRule="auto"/>
        <w:jc w:val="center"/>
        <w:rPr>
          <w:rFonts w:cs="Times New Roman"/>
        </w:rPr>
      </w:pPr>
    </w:p>
    <w:p w14:paraId="0E6E08C4"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7BF5BB22" w14:textId="77777777" w:rsidTr="00FC562E">
        <w:tc>
          <w:tcPr>
            <w:tcW w:w="1197" w:type="dxa"/>
          </w:tcPr>
          <w:p w14:paraId="2E52FE6D" w14:textId="77777777" w:rsidR="00260999" w:rsidRDefault="00260999" w:rsidP="00FC562E">
            <w:pPr>
              <w:spacing w:line="480" w:lineRule="auto"/>
              <w:rPr>
                <w:rFonts w:cs="Times New Roman"/>
              </w:rPr>
            </w:pPr>
            <w:r>
              <w:rPr>
                <w:rFonts w:cs="Times New Roman"/>
              </w:rPr>
              <w:t>Table</w:t>
            </w:r>
          </w:p>
        </w:tc>
        <w:tc>
          <w:tcPr>
            <w:tcW w:w="6381" w:type="dxa"/>
            <w:vAlign w:val="center"/>
          </w:tcPr>
          <w:p w14:paraId="40F7706B" w14:textId="77777777" w:rsidR="00260999" w:rsidRDefault="00260999" w:rsidP="00260999">
            <w:pPr>
              <w:spacing w:line="480" w:lineRule="auto"/>
              <w:rPr>
                <w:rFonts w:cs="Times New Roman"/>
              </w:rPr>
            </w:pPr>
          </w:p>
        </w:tc>
        <w:tc>
          <w:tcPr>
            <w:tcW w:w="918" w:type="dxa"/>
            <w:vAlign w:val="bottom"/>
          </w:tcPr>
          <w:p w14:paraId="6FA08406" w14:textId="77777777" w:rsidR="00260999" w:rsidRDefault="00260999" w:rsidP="00FC562E">
            <w:pPr>
              <w:spacing w:line="480" w:lineRule="auto"/>
              <w:jc w:val="right"/>
              <w:rPr>
                <w:rFonts w:cs="Times New Roman"/>
              </w:rPr>
            </w:pPr>
            <w:r>
              <w:rPr>
                <w:rFonts w:cs="Times New Roman"/>
              </w:rPr>
              <w:t>Page</w:t>
            </w:r>
          </w:p>
        </w:tc>
      </w:tr>
      <w:tr w:rsidR="00260999" w14:paraId="15094022" w14:textId="77777777" w:rsidTr="00FC562E">
        <w:tc>
          <w:tcPr>
            <w:tcW w:w="1197" w:type="dxa"/>
          </w:tcPr>
          <w:p w14:paraId="1D19095B" w14:textId="77777777" w:rsidR="00260999" w:rsidRDefault="009C3C2D" w:rsidP="00FC562E">
            <w:pPr>
              <w:spacing w:line="480" w:lineRule="auto"/>
              <w:jc w:val="center"/>
              <w:rPr>
                <w:rFonts w:cs="Times New Roman"/>
              </w:rPr>
            </w:pPr>
            <w:r>
              <w:rPr>
                <w:rFonts w:cs="Times New Roman"/>
              </w:rPr>
              <w:t>3.1</w:t>
            </w:r>
          </w:p>
        </w:tc>
        <w:tc>
          <w:tcPr>
            <w:tcW w:w="6381" w:type="dxa"/>
            <w:vAlign w:val="center"/>
          </w:tcPr>
          <w:p w14:paraId="6488A13A" w14:textId="77777777" w:rsidR="00260999" w:rsidRPr="009C3C2D" w:rsidRDefault="009C3C2D" w:rsidP="00260999">
            <w:pPr>
              <w:spacing w:line="480" w:lineRule="auto"/>
              <w:rPr>
                <w:rFonts w:cs="Times New Roman"/>
              </w:rPr>
            </w:pPr>
            <w:r w:rsidRPr="009C3C2D">
              <w:rPr>
                <w:rFonts w:cs="Times New Roman"/>
              </w:rPr>
              <w:t>Five by five matrix representing the image in figure 3.2</w:t>
            </w:r>
            <w:r w:rsidR="00FC562E">
              <w:rPr>
                <w:rFonts w:cs="Times New Roman"/>
              </w:rPr>
              <w:t>……….</w:t>
            </w:r>
          </w:p>
        </w:tc>
        <w:tc>
          <w:tcPr>
            <w:tcW w:w="918" w:type="dxa"/>
            <w:vAlign w:val="bottom"/>
          </w:tcPr>
          <w:p w14:paraId="689E1E9C" w14:textId="77777777" w:rsidR="00260999" w:rsidRDefault="009C3C2D" w:rsidP="00FC562E">
            <w:pPr>
              <w:spacing w:line="480" w:lineRule="auto"/>
              <w:jc w:val="right"/>
              <w:rPr>
                <w:rFonts w:cs="Times New Roman"/>
              </w:rPr>
            </w:pPr>
            <w:r>
              <w:rPr>
                <w:rFonts w:cs="Times New Roman"/>
              </w:rPr>
              <w:t>22</w:t>
            </w:r>
          </w:p>
        </w:tc>
      </w:tr>
      <w:tr w:rsidR="00260999" w14:paraId="7FDF945C" w14:textId="77777777" w:rsidTr="00FC562E">
        <w:tc>
          <w:tcPr>
            <w:tcW w:w="1197" w:type="dxa"/>
          </w:tcPr>
          <w:p w14:paraId="1EEE1CB0" w14:textId="77777777" w:rsidR="00260999" w:rsidRDefault="009C3C2D" w:rsidP="00FC562E">
            <w:pPr>
              <w:spacing w:line="480" w:lineRule="auto"/>
              <w:jc w:val="center"/>
              <w:rPr>
                <w:rFonts w:cs="Times New Roman"/>
              </w:rPr>
            </w:pPr>
            <w:r>
              <w:rPr>
                <w:rFonts w:cs="Times New Roman"/>
              </w:rPr>
              <w:t>3.2</w:t>
            </w:r>
          </w:p>
        </w:tc>
        <w:tc>
          <w:tcPr>
            <w:tcW w:w="6381" w:type="dxa"/>
            <w:vAlign w:val="center"/>
          </w:tcPr>
          <w:p w14:paraId="2FCF5897" w14:textId="77777777" w:rsidR="00260999" w:rsidRPr="009C3C2D" w:rsidRDefault="009C3C2D" w:rsidP="00260999">
            <w:pPr>
              <w:spacing w:line="480" w:lineRule="auto"/>
              <w:rPr>
                <w:rFonts w:cs="Times New Roman"/>
              </w:rPr>
            </w:pPr>
            <w:r w:rsidRPr="009C3C2D">
              <w:rPr>
                <w:rFonts w:cs="Times New Roman"/>
              </w:rPr>
              <w:t>Blob assignment after the first pass over data in table 3.1</w:t>
            </w:r>
            <w:r w:rsidR="00FC562E">
              <w:rPr>
                <w:rFonts w:cs="Times New Roman"/>
              </w:rPr>
              <w:t>……...</w:t>
            </w:r>
          </w:p>
        </w:tc>
        <w:tc>
          <w:tcPr>
            <w:tcW w:w="918" w:type="dxa"/>
            <w:vAlign w:val="bottom"/>
          </w:tcPr>
          <w:p w14:paraId="40866BBA" w14:textId="77777777" w:rsidR="00260999" w:rsidRDefault="009C3C2D" w:rsidP="00FC562E">
            <w:pPr>
              <w:spacing w:line="480" w:lineRule="auto"/>
              <w:jc w:val="right"/>
              <w:rPr>
                <w:rFonts w:cs="Times New Roman"/>
              </w:rPr>
            </w:pPr>
            <w:r>
              <w:rPr>
                <w:rFonts w:cs="Times New Roman"/>
              </w:rPr>
              <w:t>23</w:t>
            </w:r>
          </w:p>
        </w:tc>
      </w:tr>
      <w:tr w:rsidR="009C3C2D" w14:paraId="2FE48D7F" w14:textId="77777777" w:rsidTr="00FC562E">
        <w:tc>
          <w:tcPr>
            <w:tcW w:w="1197" w:type="dxa"/>
          </w:tcPr>
          <w:p w14:paraId="3F4B8CCD" w14:textId="77777777" w:rsidR="009C3C2D" w:rsidRDefault="009C3C2D" w:rsidP="00FC562E">
            <w:pPr>
              <w:spacing w:line="480" w:lineRule="auto"/>
              <w:jc w:val="center"/>
              <w:rPr>
                <w:rFonts w:cs="Times New Roman"/>
              </w:rPr>
            </w:pPr>
            <w:r>
              <w:rPr>
                <w:rFonts w:cs="Times New Roman"/>
              </w:rPr>
              <w:t>3.3</w:t>
            </w:r>
          </w:p>
        </w:tc>
        <w:tc>
          <w:tcPr>
            <w:tcW w:w="6381" w:type="dxa"/>
            <w:vAlign w:val="center"/>
          </w:tcPr>
          <w:p w14:paraId="50656638" w14:textId="77777777" w:rsidR="009C3C2D" w:rsidRPr="009C3C2D" w:rsidRDefault="009C3C2D" w:rsidP="00260999">
            <w:pPr>
              <w:spacing w:line="480" w:lineRule="auto"/>
              <w:rPr>
                <w:rFonts w:cs="Times New Roman"/>
              </w:rPr>
            </w:pPr>
            <w:r>
              <w:rPr>
                <w:rFonts w:cs="Times New Roman"/>
              </w:rPr>
              <w:t>Blob assignment after the second</w:t>
            </w:r>
            <w:r w:rsidRPr="009C3C2D">
              <w:rPr>
                <w:rFonts w:cs="Times New Roman"/>
              </w:rPr>
              <w:t xml:space="preserve"> pass over data in table 3.1</w:t>
            </w:r>
            <w:r w:rsidR="00FC562E">
              <w:rPr>
                <w:rFonts w:cs="Times New Roman"/>
              </w:rPr>
              <w:t>…...</w:t>
            </w:r>
          </w:p>
        </w:tc>
        <w:tc>
          <w:tcPr>
            <w:tcW w:w="918" w:type="dxa"/>
            <w:vAlign w:val="bottom"/>
          </w:tcPr>
          <w:p w14:paraId="5D0F52B3" w14:textId="77777777" w:rsidR="009C3C2D" w:rsidRDefault="009C3C2D" w:rsidP="00FC562E">
            <w:pPr>
              <w:spacing w:line="480" w:lineRule="auto"/>
              <w:jc w:val="right"/>
              <w:rPr>
                <w:rFonts w:cs="Times New Roman"/>
              </w:rPr>
            </w:pPr>
            <w:r>
              <w:rPr>
                <w:rFonts w:cs="Times New Roman"/>
              </w:rPr>
              <w:t>23</w:t>
            </w:r>
          </w:p>
        </w:tc>
      </w:tr>
      <w:tr w:rsidR="009C3C2D" w14:paraId="122D9D40" w14:textId="77777777" w:rsidTr="00FC562E">
        <w:tc>
          <w:tcPr>
            <w:tcW w:w="1197" w:type="dxa"/>
          </w:tcPr>
          <w:p w14:paraId="6E150D43" w14:textId="77777777" w:rsidR="009C3C2D" w:rsidRDefault="009C3C2D" w:rsidP="00FC562E">
            <w:pPr>
              <w:spacing w:line="480" w:lineRule="auto"/>
              <w:jc w:val="center"/>
              <w:rPr>
                <w:rFonts w:cs="Times New Roman"/>
              </w:rPr>
            </w:pPr>
            <w:r>
              <w:rPr>
                <w:rFonts w:cs="Times New Roman"/>
              </w:rPr>
              <w:t>3.4</w:t>
            </w:r>
          </w:p>
        </w:tc>
        <w:tc>
          <w:tcPr>
            <w:tcW w:w="6381" w:type="dxa"/>
            <w:vAlign w:val="center"/>
          </w:tcPr>
          <w:p w14:paraId="38AAB229" w14:textId="77777777" w:rsidR="009C3C2D" w:rsidRPr="009C3C2D" w:rsidRDefault="009C3C2D" w:rsidP="009C3C2D">
            <w:pPr>
              <w:tabs>
                <w:tab w:val="left" w:pos="870"/>
              </w:tabs>
              <w:spacing w:line="480" w:lineRule="auto"/>
              <w:rPr>
                <w:rFonts w:cs="Times New Roman"/>
              </w:rPr>
            </w:pPr>
            <w:r w:rsidRPr="009C3C2D">
              <w:rPr>
                <w:rFonts w:cs="Times New Roman"/>
              </w:rPr>
              <w:t>Represents table 3.1 reshaped into a 2 dimensional array</w:t>
            </w:r>
            <w:r w:rsidR="00FC562E">
              <w:rPr>
                <w:rFonts w:cs="Times New Roman"/>
              </w:rPr>
              <w:t>………</w:t>
            </w:r>
          </w:p>
        </w:tc>
        <w:tc>
          <w:tcPr>
            <w:tcW w:w="918" w:type="dxa"/>
            <w:vAlign w:val="bottom"/>
          </w:tcPr>
          <w:p w14:paraId="07819B40" w14:textId="77777777" w:rsidR="009C3C2D" w:rsidRDefault="009C3C2D" w:rsidP="00FC562E">
            <w:pPr>
              <w:spacing w:line="480" w:lineRule="auto"/>
              <w:jc w:val="right"/>
              <w:rPr>
                <w:rFonts w:cs="Times New Roman"/>
              </w:rPr>
            </w:pPr>
            <w:r>
              <w:rPr>
                <w:rFonts w:cs="Times New Roman"/>
              </w:rPr>
              <w:t>26</w:t>
            </w:r>
          </w:p>
        </w:tc>
      </w:tr>
      <w:tr w:rsidR="009C3C2D" w14:paraId="0C302FE5" w14:textId="77777777" w:rsidTr="00FC562E">
        <w:tc>
          <w:tcPr>
            <w:tcW w:w="1197" w:type="dxa"/>
          </w:tcPr>
          <w:p w14:paraId="7AF66029" w14:textId="77777777" w:rsidR="009C3C2D" w:rsidRDefault="00FC562E" w:rsidP="00FC562E">
            <w:pPr>
              <w:spacing w:line="480" w:lineRule="auto"/>
              <w:jc w:val="center"/>
              <w:rPr>
                <w:rFonts w:cs="Times New Roman"/>
              </w:rPr>
            </w:pPr>
            <w:r>
              <w:rPr>
                <w:rFonts w:cs="Times New Roman"/>
              </w:rPr>
              <w:t>3.5</w:t>
            </w:r>
          </w:p>
        </w:tc>
        <w:tc>
          <w:tcPr>
            <w:tcW w:w="6381" w:type="dxa"/>
            <w:vAlign w:val="center"/>
          </w:tcPr>
          <w:p w14:paraId="58D402C6" w14:textId="77777777" w:rsidR="009C3C2D" w:rsidRPr="00FC562E" w:rsidRDefault="009C3C2D" w:rsidP="009C3C2D">
            <w:pPr>
              <w:tabs>
                <w:tab w:val="left" w:pos="870"/>
              </w:tabs>
              <w:spacing w:line="480" w:lineRule="auto"/>
              <w:rPr>
                <w:rFonts w:cs="Times New Roman"/>
              </w:rPr>
            </w:pPr>
            <w:r w:rsidRPr="00FC562E">
              <w:rPr>
                <w:rFonts w:cs="Times New Roman"/>
                <w:color w:val="000000"/>
              </w:rPr>
              <w:t>The minimum and maximum values of each column from the data in the matrix in table 3.4</w:t>
            </w:r>
            <w:r w:rsidR="00FC562E">
              <w:rPr>
                <w:rFonts w:cs="Times New Roman"/>
                <w:color w:val="000000"/>
              </w:rPr>
              <w:t>…………………………………...</w:t>
            </w:r>
          </w:p>
        </w:tc>
        <w:tc>
          <w:tcPr>
            <w:tcW w:w="918" w:type="dxa"/>
            <w:vAlign w:val="bottom"/>
          </w:tcPr>
          <w:p w14:paraId="587B45C3" w14:textId="77777777" w:rsidR="009C3C2D" w:rsidRDefault="009C3C2D" w:rsidP="00FC562E">
            <w:pPr>
              <w:spacing w:line="480" w:lineRule="auto"/>
              <w:jc w:val="right"/>
              <w:rPr>
                <w:rFonts w:cs="Times New Roman"/>
              </w:rPr>
            </w:pPr>
            <w:r>
              <w:rPr>
                <w:rFonts w:cs="Times New Roman"/>
              </w:rPr>
              <w:t>27</w:t>
            </w:r>
          </w:p>
        </w:tc>
      </w:tr>
      <w:tr w:rsidR="00FC562E" w14:paraId="472592E6" w14:textId="77777777" w:rsidTr="00FC562E">
        <w:tc>
          <w:tcPr>
            <w:tcW w:w="1197" w:type="dxa"/>
          </w:tcPr>
          <w:p w14:paraId="2FAA26CE" w14:textId="77777777" w:rsidR="00FC562E" w:rsidRDefault="00FC562E" w:rsidP="00FC562E">
            <w:pPr>
              <w:spacing w:line="480" w:lineRule="auto"/>
              <w:jc w:val="center"/>
              <w:rPr>
                <w:rFonts w:cs="Times New Roman"/>
              </w:rPr>
            </w:pPr>
            <w:r>
              <w:rPr>
                <w:rFonts w:cs="Times New Roman"/>
              </w:rPr>
              <w:t>3.6</w:t>
            </w:r>
          </w:p>
        </w:tc>
        <w:tc>
          <w:tcPr>
            <w:tcW w:w="6381" w:type="dxa"/>
            <w:vAlign w:val="center"/>
          </w:tcPr>
          <w:p w14:paraId="2D9F72AC"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The initial centroids for the clusters when 6 is given as the number of clusters to find</w:t>
            </w:r>
            <w:r>
              <w:rPr>
                <w:rFonts w:cs="Times New Roman"/>
                <w:color w:val="000000"/>
              </w:rPr>
              <w:t>……………………………………….</w:t>
            </w:r>
          </w:p>
        </w:tc>
        <w:tc>
          <w:tcPr>
            <w:tcW w:w="918" w:type="dxa"/>
            <w:vAlign w:val="bottom"/>
          </w:tcPr>
          <w:p w14:paraId="58FEEF0C" w14:textId="77777777" w:rsidR="00FC562E" w:rsidRDefault="00FC562E" w:rsidP="00FC562E">
            <w:pPr>
              <w:spacing w:line="480" w:lineRule="auto"/>
              <w:jc w:val="right"/>
              <w:rPr>
                <w:rFonts w:cs="Times New Roman"/>
              </w:rPr>
            </w:pPr>
            <w:r>
              <w:rPr>
                <w:rFonts w:cs="Times New Roman"/>
              </w:rPr>
              <w:t>27</w:t>
            </w:r>
          </w:p>
        </w:tc>
      </w:tr>
      <w:tr w:rsidR="00FC562E" w14:paraId="331055E7" w14:textId="77777777" w:rsidTr="00FC562E">
        <w:tc>
          <w:tcPr>
            <w:tcW w:w="1197" w:type="dxa"/>
          </w:tcPr>
          <w:p w14:paraId="07815ED8" w14:textId="77777777" w:rsidR="00FC562E" w:rsidRDefault="00FC562E" w:rsidP="00FC562E">
            <w:pPr>
              <w:spacing w:line="480" w:lineRule="auto"/>
              <w:jc w:val="center"/>
              <w:rPr>
                <w:rFonts w:cs="Times New Roman"/>
              </w:rPr>
            </w:pPr>
            <w:r>
              <w:rPr>
                <w:rFonts w:cs="Times New Roman"/>
              </w:rPr>
              <w:t>3.7</w:t>
            </w:r>
          </w:p>
        </w:tc>
        <w:tc>
          <w:tcPr>
            <w:tcW w:w="6381" w:type="dxa"/>
            <w:vAlign w:val="center"/>
          </w:tcPr>
          <w:p w14:paraId="09203D6B"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Cluster index matrix created after one pass over data. Each row represents the cluster that the pixel in the corresponding row in table 3.4 belongs to</w:t>
            </w:r>
            <w:r>
              <w:rPr>
                <w:rFonts w:cs="Times New Roman"/>
                <w:color w:val="000000"/>
              </w:rPr>
              <w:t>……………………………………………...</w:t>
            </w:r>
          </w:p>
        </w:tc>
        <w:tc>
          <w:tcPr>
            <w:tcW w:w="918" w:type="dxa"/>
            <w:vAlign w:val="bottom"/>
          </w:tcPr>
          <w:p w14:paraId="34E0E725" w14:textId="77777777" w:rsidR="00FC562E" w:rsidRDefault="00FC562E" w:rsidP="00FC562E">
            <w:pPr>
              <w:spacing w:line="480" w:lineRule="auto"/>
              <w:jc w:val="right"/>
              <w:rPr>
                <w:rFonts w:cs="Times New Roman"/>
              </w:rPr>
            </w:pPr>
            <w:r>
              <w:rPr>
                <w:rFonts w:cs="Times New Roman"/>
              </w:rPr>
              <w:t>28</w:t>
            </w:r>
          </w:p>
        </w:tc>
      </w:tr>
    </w:tbl>
    <w:p w14:paraId="14BC4222" w14:textId="77777777" w:rsidR="00260999" w:rsidRDefault="00260999" w:rsidP="00260999">
      <w:pPr>
        <w:spacing w:line="480" w:lineRule="auto"/>
        <w:jc w:val="both"/>
        <w:rPr>
          <w:rFonts w:cs="Times New Roman"/>
        </w:rPr>
      </w:pPr>
    </w:p>
    <w:p w14:paraId="1541C335"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0E21AADD" w14:textId="77777777" w:rsidTr="00FC562E">
        <w:tc>
          <w:tcPr>
            <w:tcW w:w="1197" w:type="dxa"/>
            <w:vAlign w:val="center"/>
          </w:tcPr>
          <w:p w14:paraId="16EA8C37" w14:textId="77777777" w:rsidR="00260999" w:rsidRDefault="00260999" w:rsidP="00260999">
            <w:pPr>
              <w:spacing w:line="480" w:lineRule="auto"/>
              <w:rPr>
                <w:rFonts w:cs="Times New Roman"/>
              </w:rPr>
            </w:pPr>
            <w:r>
              <w:rPr>
                <w:rFonts w:cs="Times New Roman"/>
              </w:rPr>
              <w:lastRenderedPageBreak/>
              <w:t>Figure</w:t>
            </w:r>
          </w:p>
        </w:tc>
        <w:tc>
          <w:tcPr>
            <w:tcW w:w="6381" w:type="dxa"/>
            <w:vAlign w:val="center"/>
          </w:tcPr>
          <w:p w14:paraId="3F11EA27" w14:textId="77777777" w:rsidR="00260999" w:rsidRDefault="00260999" w:rsidP="00260999">
            <w:pPr>
              <w:spacing w:line="480" w:lineRule="auto"/>
              <w:rPr>
                <w:rFonts w:cs="Times New Roman"/>
              </w:rPr>
            </w:pPr>
          </w:p>
        </w:tc>
        <w:tc>
          <w:tcPr>
            <w:tcW w:w="918" w:type="dxa"/>
            <w:vAlign w:val="bottom"/>
          </w:tcPr>
          <w:p w14:paraId="2D50C1A5" w14:textId="77777777" w:rsidR="00260999" w:rsidRDefault="00260999" w:rsidP="009C3C2D">
            <w:pPr>
              <w:spacing w:line="480" w:lineRule="auto"/>
              <w:jc w:val="right"/>
              <w:rPr>
                <w:rFonts w:cs="Times New Roman"/>
              </w:rPr>
            </w:pPr>
            <w:r>
              <w:rPr>
                <w:rFonts w:cs="Times New Roman"/>
              </w:rPr>
              <w:t>Page</w:t>
            </w:r>
          </w:p>
        </w:tc>
      </w:tr>
      <w:tr w:rsidR="00260999" w14:paraId="6953A3D4" w14:textId="77777777" w:rsidTr="00FC562E">
        <w:tc>
          <w:tcPr>
            <w:tcW w:w="1197" w:type="dxa"/>
            <w:vAlign w:val="center"/>
          </w:tcPr>
          <w:p w14:paraId="3CA4A48C" w14:textId="77777777" w:rsidR="00260999" w:rsidRDefault="00260999" w:rsidP="00260999">
            <w:pPr>
              <w:spacing w:line="480" w:lineRule="auto"/>
              <w:jc w:val="center"/>
              <w:rPr>
                <w:rFonts w:cs="Times New Roman"/>
              </w:rPr>
            </w:pPr>
            <w:r>
              <w:rPr>
                <w:rFonts w:cs="Times New Roman"/>
              </w:rPr>
              <w:t>2.1</w:t>
            </w:r>
          </w:p>
        </w:tc>
        <w:tc>
          <w:tcPr>
            <w:tcW w:w="6381" w:type="dxa"/>
            <w:vAlign w:val="center"/>
          </w:tcPr>
          <w:p w14:paraId="1349548C" w14:textId="77777777" w:rsidR="00260999" w:rsidRPr="00260999" w:rsidRDefault="00260999" w:rsidP="00260999">
            <w:pPr>
              <w:spacing w:line="480" w:lineRule="auto"/>
              <w:rPr>
                <w:rFonts w:cs="Times New Roman"/>
              </w:rPr>
            </w:pPr>
            <w:r w:rsidRPr="00260999">
              <w:rPr>
                <w:rFonts w:cs="Times New Roman"/>
              </w:rPr>
              <w:t>Example of specular reflection</w:t>
            </w:r>
            <w:r w:rsidR="00FC562E">
              <w:rPr>
                <w:rFonts w:cs="Times New Roman"/>
              </w:rPr>
              <w:t>………………………………….</w:t>
            </w:r>
          </w:p>
        </w:tc>
        <w:tc>
          <w:tcPr>
            <w:tcW w:w="918" w:type="dxa"/>
            <w:vAlign w:val="bottom"/>
          </w:tcPr>
          <w:p w14:paraId="7F3D2F7C" w14:textId="77777777" w:rsidR="00260999" w:rsidRDefault="00260999" w:rsidP="009C3C2D">
            <w:pPr>
              <w:spacing w:line="480" w:lineRule="auto"/>
              <w:jc w:val="right"/>
              <w:rPr>
                <w:rFonts w:cs="Times New Roman"/>
              </w:rPr>
            </w:pPr>
            <w:r>
              <w:rPr>
                <w:rFonts w:cs="Times New Roman"/>
              </w:rPr>
              <w:t>7</w:t>
            </w:r>
          </w:p>
        </w:tc>
      </w:tr>
      <w:tr w:rsidR="00260999" w14:paraId="6740C82D" w14:textId="77777777" w:rsidTr="00FC562E">
        <w:tc>
          <w:tcPr>
            <w:tcW w:w="1197" w:type="dxa"/>
            <w:vAlign w:val="center"/>
          </w:tcPr>
          <w:p w14:paraId="48C0D88D" w14:textId="77777777" w:rsidR="00260999" w:rsidRDefault="00260999" w:rsidP="00260999">
            <w:pPr>
              <w:spacing w:line="480" w:lineRule="auto"/>
              <w:jc w:val="center"/>
              <w:rPr>
                <w:rFonts w:cs="Times New Roman"/>
              </w:rPr>
            </w:pPr>
            <w:r>
              <w:rPr>
                <w:rFonts w:cs="Times New Roman"/>
              </w:rPr>
              <w:t>2.2</w:t>
            </w:r>
          </w:p>
        </w:tc>
        <w:tc>
          <w:tcPr>
            <w:tcW w:w="6381" w:type="dxa"/>
            <w:vAlign w:val="center"/>
          </w:tcPr>
          <w:p w14:paraId="29407F94" w14:textId="77777777" w:rsidR="00260999" w:rsidRPr="00260999" w:rsidRDefault="00260999" w:rsidP="00260999">
            <w:pPr>
              <w:spacing w:line="480" w:lineRule="auto"/>
            </w:pPr>
            <w:r w:rsidRPr="00260999">
              <w:t>Specular Reflection in sonar</w:t>
            </w:r>
            <w:r w:rsidR="00FC562E">
              <w:t>…………………………………….</w:t>
            </w:r>
          </w:p>
        </w:tc>
        <w:tc>
          <w:tcPr>
            <w:tcW w:w="918" w:type="dxa"/>
            <w:vAlign w:val="bottom"/>
          </w:tcPr>
          <w:p w14:paraId="2A6B08E3" w14:textId="77777777" w:rsidR="00260999" w:rsidRDefault="00260999" w:rsidP="009C3C2D">
            <w:pPr>
              <w:spacing w:line="480" w:lineRule="auto"/>
              <w:jc w:val="right"/>
              <w:rPr>
                <w:rFonts w:cs="Times New Roman"/>
              </w:rPr>
            </w:pPr>
            <w:r>
              <w:rPr>
                <w:rFonts w:cs="Times New Roman"/>
              </w:rPr>
              <w:t>7</w:t>
            </w:r>
          </w:p>
        </w:tc>
      </w:tr>
      <w:tr w:rsidR="00260999" w14:paraId="62749EAD" w14:textId="77777777" w:rsidTr="00FC562E">
        <w:tc>
          <w:tcPr>
            <w:tcW w:w="1197" w:type="dxa"/>
            <w:vAlign w:val="center"/>
          </w:tcPr>
          <w:p w14:paraId="3B4C4CC6" w14:textId="77777777" w:rsidR="00260999" w:rsidRDefault="00260999" w:rsidP="00260999">
            <w:pPr>
              <w:spacing w:line="480" w:lineRule="auto"/>
              <w:jc w:val="center"/>
              <w:rPr>
                <w:rFonts w:cs="Times New Roman"/>
              </w:rPr>
            </w:pPr>
            <w:r>
              <w:rPr>
                <w:rFonts w:cs="Times New Roman"/>
              </w:rPr>
              <w:t>2.3</w:t>
            </w:r>
          </w:p>
        </w:tc>
        <w:tc>
          <w:tcPr>
            <w:tcW w:w="6381" w:type="dxa"/>
            <w:vAlign w:val="center"/>
          </w:tcPr>
          <w:p w14:paraId="792A2D61" w14:textId="77777777" w:rsidR="00260999" w:rsidRPr="00260999" w:rsidRDefault="00260999" w:rsidP="00260999">
            <w:pPr>
              <w:spacing w:line="480" w:lineRule="auto"/>
            </w:pPr>
            <w:r w:rsidRPr="00260999">
              <w:t>Sonar sensor in a corner</w:t>
            </w:r>
            <w:r w:rsidR="00FC562E">
              <w:t>…………………………………………</w:t>
            </w:r>
          </w:p>
        </w:tc>
        <w:tc>
          <w:tcPr>
            <w:tcW w:w="918" w:type="dxa"/>
            <w:vAlign w:val="bottom"/>
          </w:tcPr>
          <w:p w14:paraId="621BE031" w14:textId="77777777" w:rsidR="00260999" w:rsidRDefault="00260999" w:rsidP="009C3C2D">
            <w:pPr>
              <w:spacing w:line="480" w:lineRule="auto"/>
              <w:jc w:val="right"/>
              <w:rPr>
                <w:rFonts w:cs="Times New Roman"/>
              </w:rPr>
            </w:pPr>
            <w:r>
              <w:rPr>
                <w:rFonts w:cs="Times New Roman"/>
              </w:rPr>
              <w:t>8</w:t>
            </w:r>
          </w:p>
        </w:tc>
      </w:tr>
      <w:tr w:rsidR="00260999" w14:paraId="4FEA93CB" w14:textId="77777777" w:rsidTr="00FC562E">
        <w:tc>
          <w:tcPr>
            <w:tcW w:w="1197" w:type="dxa"/>
            <w:vAlign w:val="center"/>
          </w:tcPr>
          <w:p w14:paraId="2EF83BC0" w14:textId="77777777" w:rsidR="00260999" w:rsidRDefault="00260999" w:rsidP="00260999">
            <w:pPr>
              <w:spacing w:line="480" w:lineRule="auto"/>
              <w:jc w:val="center"/>
              <w:rPr>
                <w:rFonts w:cs="Times New Roman"/>
              </w:rPr>
            </w:pPr>
            <w:r>
              <w:rPr>
                <w:rFonts w:cs="Times New Roman"/>
              </w:rPr>
              <w:t>2.4</w:t>
            </w:r>
          </w:p>
        </w:tc>
        <w:tc>
          <w:tcPr>
            <w:tcW w:w="6381" w:type="dxa"/>
            <w:vAlign w:val="center"/>
          </w:tcPr>
          <w:p w14:paraId="0418F39E" w14:textId="77777777" w:rsidR="00260999" w:rsidRPr="00260999" w:rsidRDefault="00260999" w:rsidP="00260999">
            <w:pPr>
              <w:spacing w:line="480" w:lineRule="auto"/>
              <w:rPr>
                <w:rFonts w:cs="Times New Roman"/>
              </w:rPr>
            </w:pPr>
            <w:r w:rsidRPr="00260999">
              <w:rPr>
                <w:rFonts w:cs="Times New Roman"/>
              </w:rPr>
              <w:t>Distance sensing using IR rangefinder and triangulation</w:t>
            </w:r>
            <w:r w:rsidR="00FC562E">
              <w:rPr>
                <w:rFonts w:cs="Times New Roman"/>
              </w:rPr>
              <w:t>……….</w:t>
            </w:r>
          </w:p>
        </w:tc>
        <w:tc>
          <w:tcPr>
            <w:tcW w:w="918" w:type="dxa"/>
            <w:vAlign w:val="bottom"/>
          </w:tcPr>
          <w:p w14:paraId="4C46B716" w14:textId="77777777" w:rsidR="00260999" w:rsidRDefault="00260999" w:rsidP="009C3C2D">
            <w:pPr>
              <w:spacing w:line="480" w:lineRule="auto"/>
              <w:jc w:val="right"/>
              <w:rPr>
                <w:rFonts w:cs="Times New Roman"/>
              </w:rPr>
            </w:pPr>
            <w:r>
              <w:rPr>
                <w:rFonts w:cs="Times New Roman"/>
              </w:rPr>
              <w:t>9</w:t>
            </w:r>
          </w:p>
        </w:tc>
      </w:tr>
      <w:tr w:rsidR="00260999" w14:paraId="4167CD43" w14:textId="77777777" w:rsidTr="00FC562E">
        <w:tc>
          <w:tcPr>
            <w:tcW w:w="1197" w:type="dxa"/>
            <w:vAlign w:val="center"/>
          </w:tcPr>
          <w:p w14:paraId="7534B38D" w14:textId="77777777" w:rsidR="00260999" w:rsidRDefault="00260999" w:rsidP="00260999">
            <w:pPr>
              <w:spacing w:line="480" w:lineRule="auto"/>
              <w:jc w:val="center"/>
              <w:rPr>
                <w:rFonts w:cs="Times New Roman"/>
              </w:rPr>
            </w:pPr>
            <w:r>
              <w:rPr>
                <w:rFonts w:cs="Times New Roman"/>
              </w:rPr>
              <w:t>2.5</w:t>
            </w:r>
          </w:p>
        </w:tc>
        <w:tc>
          <w:tcPr>
            <w:tcW w:w="6381" w:type="dxa"/>
            <w:vAlign w:val="center"/>
          </w:tcPr>
          <w:p w14:paraId="01D91C24" w14:textId="77777777" w:rsidR="00260999" w:rsidRPr="00260999" w:rsidRDefault="00260999" w:rsidP="00260999">
            <w:pPr>
              <w:spacing w:line="480" w:lineRule="auto"/>
              <w:rPr>
                <w:rFonts w:cs="Times New Roman"/>
              </w:rPr>
            </w:pPr>
            <w:r w:rsidRPr="00260999">
              <w:rPr>
                <w:rFonts w:cs="Times New Roman"/>
              </w:rPr>
              <w:t>The robot used in the first iteration, viewed from the front</w:t>
            </w:r>
            <w:r w:rsidR="00FC562E">
              <w:rPr>
                <w:rFonts w:cs="Times New Roman"/>
              </w:rPr>
              <w:t>…….</w:t>
            </w:r>
          </w:p>
        </w:tc>
        <w:tc>
          <w:tcPr>
            <w:tcW w:w="918" w:type="dxa"/>
            <w:vAlign w:val="bottom"/>
          </w:tcPr>
          <w:p w14:paraId="0119448F" w14:textId="77777777" w:rsidR="00260999" w:rsidRDefault="00260999" w:rsidP="009C3C2D">
            <w:pPr>
              <w:spacing w:line="480" w:lineRule="auto"/>
              <w:jc w:val="right"/>
              <w:rPr>
                <w:rFonts w:cs="Times New Roman"/>
              </w:rPr>
            </w:pPr>
            <w:r>
              <w:rPr>
                <w:rFonts w:cs="Times New Roman"/>
              </w:rPr>
              <w:t>13</w:t>
            </w:r>
          </w:p>
        </w:tc>
      </w:tr>
      <w:tr w:rsidR="009C3C2D" w14:paraId="2629A094" w14:textId="77777777" w:rsidTr="00FC562E">
        <w:tc>
          <w:tcPr>
            <w:tcW w:w="1197" w:type="dxa"/>
            <w:vAlign w:val="center"/>
          </w:tcPr>
          <w:p w14:paraId="463A4D5D" w14:textId="77777777" w:rsidR="009C3C2D" w:rsidRDefault="009C3C2D" w:rsidP="00260999">
            <w:pPr>
              <w:spacing w:line="480" w:lineRule="auto"/>
              <w:jc w:val="center"/>
              <w:rPr>
                <w:rFonts w:cs="Times New Roman"/>
              </w:rPr>
            </w:pPr>
            <w:r>
              <w:rPr>
                <w:rFonts w:cs="Times New Roman"/>
              </w:rPr>
              <w:t>2.6</w:t>
            </w:r>
          </w:p>
        </w:tc>
        <w:tc>
          <w:tcPr>
            <w:tcW w:w="6381" w:type="dxa"/>
            <w:vAlign w:val="center"/>
          </w:tcPr>
          <w:p w14:paraId="45B6C133" w14:textId="77777777" w:rsidR="009C3C2D" w:rsidRPr="009C3C2D" w:rsidRDefault="009C3C2D" w:rsidP="00260999">
            <w:pPr>
              <w:spacing w:line="480" w:lineRule="auto"/>
              <w:rPr>
                <w:rFonts w:cs="Times New Roman"/>
              </w:rPr>
            </w:pPr>
            <w:r w:rsidRPr="009C3C2D">
              <w:rPr>
                <w:rFonts w:cs="Times New Roman"/>
              </w:rPr>
              <w:t>The robot used in the first iteration, viewed from behind</w:t>
            </w:r>
            <w:r w:rsidR="00FC562E">
              <w:rPr>
                <w:rFonts w:cs="Times New Roman"/>
              </w:rPr>
              <w:t>………</w:t>
            </w:r>
          </w:p>
        </w:tc>
        <w:tc>
          <w:tcPr>
            <w:tcW w:w="918" w:type="dxa"/>
            <w:vAlign w:val="bottom"/>
          </w:tcPr>
          <w:p w14:paraId="0F1EA842" w14:textId="77777777" w:rsidR="009C3C2D" w:rsidRDefault="009C3C2D" w:rsidP="009C3C2D">
            <w:pPr>
              <w:spacing w:line="480" w:lineRule="auto"/>
              <w:jc w:val="right"/>
              <w:rPr>
                <w:rFonts w:cs="Times New Roman"/>
              </w:rPr>
            </w:pPr>
            <w:r>
              <w:rPr>
                <w:rFonts w:cs="Times New Roman"/>
              </w:rPr>
              <w:t>13</w:t>
            </w:r>
          </w:p>
        </w:tc>
      </w:tr>
      <w:tr w:rsidR="009C3C2D" w14:paraId="7363C6EF" w14:textId="77777777" w:rsidTr="00FC562E">
        <w:tc>
          <w:tcPr>
            <w:tcW w:w="1197" w:type="dxa"/>
            <w:vAlign w:val="center"/>
          </w:tcPr>
          <w:p w14:paraId="260214E0" w14:textId="77777777" w:rsidR="009C3C2D" w:rsidRDefault="009C3C2D" w:rsidP="00260999">
            <w:pPr>
              <w:spacing w:line="480" w:lineRule="auto"/>
              <w:jc w:val="center"/>
              <w:rPr>
                <w:rFonts w:cs="Times New Roman"/>
              </w:rPr>
            </w:pPr>
            <w:r>
              <w:rPr>
                <w:rFonts w:cs="Times New Roman"/>
              </w:rPr>
              <w:t>2.7</w:t>
            </w:r>
          </w:p>
        </w:tc>
        <w:tc>
          <w:tcPr>
            <w:tcW w:w="6381" w:type="dxa"/>
            <w:vAlign w:val="center"/>
          </w:tcPr>
          <w:p w14:paraId="38E79750" w14:textId="77777777" w:rsidR="009C3C2D" w:rsidRPr="00FC562E" w:rsidRDefault="009C3C2D" w:rsidP="00260999">
            <w:pPr>
              <w:spacing w:line="480" w:lineRule="auto"/>
              <w:rPr>
                <w:rFonts w:cs="Times New Roman"/>
              </w:rPr>
            </w:pPr>
            <w:r w:rsidRPr="00FC562E">
              <w:rPr>
                <w:rFonts w:cs="Times New Roman"/>
              </w:rPr>
              <w:t>The robot used in the second iteration</w:t>
            </w:r>
            <w:r w:rsidR="00FC562E">
              <w:rPr>
                <w:rFonts w:cs="Times New Roman"/>
              </w:rPr>
              <w:t>…………………………..</w:t>
            </w:r>
          </w:p>
        </w:tc>
        <w:tc>
          <w:tcPr>
            <w:tcW w:w="918" w:type="dxa"/>
            <w:vAlign w:val="bottom"/>
          </w:tcPr>
          <w:p w14:paraId="27A4ABE9" w14:textId="77777777" w:rsidR="009C3C2D" w:rsidRDefault="009C3C2D" w:rsidP="009C3C2D">
            <w:pPr>
              <w:spacing w:line="480" w:lineRule="auto"/>
              <w:jc w:val="right"/>
              <w:rPr>
                <w:rFonts w:cs="Times New Roman"/>
              </w:rPr>
            </w:pPr>
            <w:r>
              <w:rPr>
                <w:rFonts w:cs="Times New Roman"/>
              </w:rPr>
              <w:t>14</w:t>
            </w:r>
          </w:p>
        </w:tc>
      </w:tr>
      <w:tr w:rsidR="009C3C2D" w14:paraId="63CDCD3C" w14:textId="77777777" w:rsidTr="00FC562E">
        <w:tc>
          <w:tcPr>
            <w:tcW w:w="1197" w:type="dxa"/>
            <w:vAlign w:val="center"/>
          </w:tcPr>
          <w:p w14:paraId="55D3AEFE" w14:textId="77777777" w:rsidR="009C3C2D" w:rsidRDefault="009C3C2D" w:rsidP="00260999">
            <w:pPr>
              <w:spacing w:line="480" w:lineRule="auto"/>
              <w:jc w:val="center"/>
              <w:rPr>
                <w:rFonts w:cs="Times New Roman"/>
              </w:rPr>
            </w:pPr>
            <w:r>
              <w:rPr>
                <w:rFonts w:cs="Times New Roman"/>
              </w:rPr>
              <w:t>3.1</w:t>
            </w:r>
          </w:p>
        </w:tc>
        <w:tc>
          <w:tcPr>
            <w:tcW w:w="6381" w:type="dxa"/>
            <w:vAlign w:val="center"/>
          </w:tcPr>
          <w:p w14:paraId="34ED1CF7" w14:textId="77777777" w:rsidR="009C3C2D" w:rsidRPr="009C3C2D" w:rsidRDefault="009C3C2D" w:rsidP="00260999">
            <w:pPr>
              <w:spacing w:line="480" w:lineRule="auto"/>
              <w:rPr>
                <w:rFonts w:cs="Times New Roman"/>
              </w:rPr>
            </w:pPr>
            <w:proofErr w:type="gramStart"/>
            <w:r w:rsidRPr="009C3C2D">
              <w:rPr>
                <w:rFonts w:cs="Times New Roman"/>
              </w:rPr>
              <w:t>iRobot</w:t>
            </w:r>
            <w:proofErr w:type="gramEnd"/>
            <w:r w:rsidRPr="009C3C2D">
              <w:rPr>
                <w:rFonts w:cs="Times New Roman"/>
              </w:rPr>
              <w:t xml:space="preserve"> Create passing between two red cups</w:t>
            </w:r>
            <w:r w:rsidR="00FC562E">
              <w:rPr>
                <w:rFonts w:cs="Times New Roman"/>
              </w:rPr>
              <w:t>…………………...</w:t>
            </w:r>
          </w:p>
        </w:tc>
        <w:tc>
          <w:tcPr>
            <w:tcW w:w="918" w:type="dxa"/>
            <w:vAlign w:val="bottom"/>
          </w:tcPr>
          <w:p w14:paraId="077D0FA4" w14:textId="77777777" w:rsidR="009C3C2D" w:rsidRDefault="009C3C2D" w:rsidP="009C3C2D">
            <w:pPr>
              <w:spacing w:line="480" w:lineRule="auto"/>
              <w:jc w:val="right"/>
              <w:rPr>
                <w:rFonts w:cs="Times New Roman"/>
              </w:rPr>
            </w:pPr>
            <w:r>
              <w:rPr>
                <w:rFonts w:cs="Times New Roman"/>
              </w:rPr>
              <w:t>17</w:t>
            </w:r>
          </w:p>
        </w:tc>
      </w:tr>
      <w:tr w:rsidR="009C3C2D" w14:paraId="1ABC3498" w14:textId="77777777" w:rsidTr="00FC562E">
        <w:tc>
          <w:tcPr>
            <w:tcW w:w="1197" w:type="dxa"/>
            <w:vAlign w:val="center"/>
          </w:tcPr>
          <w:p w14:paraId="69475BA6" w14:textId="77777777" w:rsidR="009C3C2D" w:rsidRDefault="009C3C2D" w:rsidP="00260999">
            <w:pPr>
              <w:spacing w:line="480" w:lineRule="auto"/>
              <w:jc w:val="center"/>
              <w:rPr>
                <w:rFonts w:cs="Times New Roman"/>
              </w:rPr>
            </w:pPr>
            <w:r>
              <w:rPr>
                <w:rFonts w:cs="Times New Roman"/>
              </w:rPr>
              <w:t>3.2</w:t>
            </w:r>
          </w:p>
        </w:tc>
        <w:tc>
          <w:tcPr>
            <w:tcW w:w="6381" w:type="dxa"/>
            <w:vAlign w:val="center"/>
          </w:tcPr>
          <w:p w14:paraId="7193DBE0" w14:textId="77777777" w:rsidR="009C3C2D" w:rsidRPr="009C3C2D" w:rsidRDefault="009C3C2D" w:rsidP="00260999">
            <w:pPr>
              <w:spacing w:line="480" w:lineRule="auto"/>
              <w:rPr>
                <w:rFonts w:cs="Times New Roman"/>
                <w:color w:val="000000"/>
              </w:rPr>
            </w:pPr>
            <w:r w:rsidRPr="009C3C2D">
              <w:rPr>
                <w:rFonts w:cs="Times New Roman"/>
                <w:color w:val="000000"/>
              </w:rPr>
              <w:t>Pseudo-code for image blobbing algorithm</w:t>
            </w:r>
            <w:r w:rsidR="00FC562E">
              <w:rPr>
                <w:rFonts w:cs="Times New Roman"/>
                <w:color w:val="000000"/>
              </w:rPr>
              <w:t>……………………..</w:t>
            </w:r>
          </w:p>
        </w:tc>
        <w:tc>
          <w:tcPr>
            <w:tcW w:w="918" w:type="dxa"/>
            <w:vAlign w:val="bottom"/>
          </w:tcPr>
          <w:p w14:paraId="506701C8" w14:textId="77777777" w:rsidR="009C3C2D" w:rsidRDefault="009C3C2D" w:rsidP="009C3C2D">
            <w:pPr>
              <w:spacing w:line="480" w:lineRule="auto"/>
              <w:jc w:val="right"/>
              <w:rPr>
                <w:rFonts w:cs="Times New Roman"/>
              </w:rPr>
            </w:pPr>
            <w:r>
              <w:rPr>
                <w:rFonts w:cs="Times New Roman"/>
              </w:rPr>
              <w:t>20-21</w:t>
            </w:r>
          </w:p>
        </w:tc>
      </w:tr>
      <w:tr w:rsidR="009C3C2D" w14:paraId="052C637A" w14:textId="77777777" w:rsidTr="00FC562E">
        <w:tc>
          <w:tcPr>
            <w:tcW w:w="1197" w:type="dxa"/>
            <w:vAlign w:val="center"/>
          </w:tcPr>
          <w:p w14:paraId="413A6404" w14:textId="77777777" w:rsidR="009C3C2D" w:rsidRDefault="009C3C2D" w:rsidP="00260999">
            <w:pPr>
              <w:spacing w:line="480" w:lineRule="auto"/>
              <w:jc w:val="center"/>
              <w:rPr>
                <w:rFonts w:cs="Times New Roman"/>
              </w:rPr>
            </w:pPr>
            <w:r>
              <w:rPr>
                <w:rFonts w:cs="Times New Roman"/>
              </w:rPr>
              <w:t>3.3</w:t>
            </w:r>
          </w:p>
        </w:tc>
        <w:tc>
          <w:tcPr>
            <w:tcW w:w="6381" w:type="dxa"/>
            <w:vAlign w:val="center"/>
          </w:tcPr>
          <w:p w14:paraId="781BBB27" w14:textId="77777777" w:rsidR="009C3C2D" w:rsidRPr="009C3C2D" w:rsidRDefault="009C3C2D" w:rsidP="00260999">
            <w:pPr>
              <w:spacing w:line="480" w:lineRule="auto"/>
              <w:rPr>
                <w:rFonts w:cs="Times New Roman"/>
                <w:color w:val="000000"/>
              </w:rPr>
            </w:pPr>
            <w:r w:rsidRPr="009C3C2D">
              <w:rPr>
                <w:rFonts w:cs="Times New Roman"/>
                <w:color w:val="000000"/>
              </w:rPr>
              <w:t>Sample image consisting of 25 pixels arranged in a 5 by 5 matrix</w:t>
            </w:r>
            <w:r w:rsidR="00FC562E">
              <w:rPr>
                <w:rFonts w:cs="Times New Roman"/>
                <w:color w:val="000000"/>
              </w:rPr>
              <w:t>…………………………………………………………....</w:t>
            </w:r>
          </w:p>
        </w:tc>
        <w:tc>
          <w:tcPr>
            <w:tcW w:w="918" w:type="dxa"/>
            <w:vAlign w:val="bottom"/>
          </w:tcPr>
          <w:p w14:paraId="5AE7AEDE" w14:textId="77777777" w:rsidR="009C3C2D" w:rsidRDefault="009C3C2D" w:rsidP="009C3C2D">
            <w:pPr>
              <w:spacing w:line="480" w:lineRule="auto"/>
              <w:jc w:val="right"/>
              <w:rPr>
                <w:rFonts w:cs="Times New Roman"/>
              </w:rPr>
            </w:pPr>
            <w:r>
              <w:rPr>
                <w:rFonts w:cs="Times New Roman"/>
              </w:rPr>
              <w:t>22</w:t>
            </w:r>
          </w:p>
        </w:tc>
      </w:tr>
      <w:tr w:rsidR="009C3C2D" w14:paraId="634BD58C" w14:textId="77777777" w:rsidTr="00FC562E">
        <w:tc>
          <w:tcPr>
            <w:tcW w:w="1197" w:type="dxa"/>
            <w:vAlign w:val="center"/>
          </w:tcPr>
          <w:p w14:paraId="12F0F738" w14:textId="77777777" w:rsidR="009C3C2D" w:rsidRDefault="009C3C2D" w:rsidP="00260999">
            <w:pPr>
              <w:spacing w:line="480" w:lineRule="auto"/>
              <w:jc w:val="center"/>
              <w:rPr>
                <w:rFonts w:cs="Times New Roman"/>
              </w:rPr>
            </w:pPr>
            <w:r>
              <w:rPr>
                <w:rFonts w:cs="Times New Roman"/>
              </w:rPr>
              <w:t>3.4</w:t>
            </w:r>
          </w:p>
        </w:tc>
        <w:tc>
          <w:tcPr>
            <w:tcW w:w="6381" w:type="dxa"/>
            <w:vAlign w:val="center"/>
          </w:tcPr>
          <w:p w14:paraId="4148E627" w14:textId="77777777" w:rsidR="009C3C2D" w:rsidRPr="009C3C2D" w:rsidRDefault="009C3C2D" w:rsidP="00260999">
            <w:pPr>
              <w:spacing w:line="480" w:lineRule="auto"/>
              <w:rPr>
                <w:rFonts w:cs="Times New Roman"/>
                <w:color w:val="000000"/>
              </w:rPr>
            </w:pPr>
            <w:r w:rsidRPr="009C3C2D">
              <w:rPr>
                <w:rFonts w:cs="Times New Roman"/>
                <w:color w:val="000000"/>
              </w:rPr>
              <w:t xml:space="preserve">Pseudo-code for K-Means </w:t>
            </w:r>
            <w:proofErr w:type="gramStart"/>
            <w:r w:rsidRPr="009C3C2D">
              <w:rPr>
                <w:rFonts w:cs="Times New Roman"/>
                <w:color w:val="000000"/>
              </w:rPr>
              <w:t>algorithm(</w:t>
            </w:r>
            <w:proofErr w:type="gramEnd"/>
            <w:r w:rsidRPr="009C3C2D">
              <w:rPr>
                <w:rFonts w:cs="Times New Roman"/>
                <w:color w:val="000000"/>
              </w:rPr>
              <w:t>Ahmed, 2010)</w:t>
            </w:r>
            <w:r w:rsidR="00FC562E">
              <w:rPr>
                <w:rFonts w:cs="Times New Roman"/>
                <w:color w:val="000000"/>
              </w:rPr>
              <w:t>…………...</w:t>
            </w:r>
          </w:p>
        </w:tc>
        <w:tc>
          <w:tcPr>
            <w:tcW w:w="918" w:type="dxa"/>
            <w:vAlign w:val="bottom"/>
          </w:tcPr>
          <w:p w14:paraId="24B23299" w14:textId="77777777" w:rsidR="009C3C2D" w:rsidRDefault="009C3C2D" w:rsidP="009C3C2D">
            <w:pPr>
              <w:spacing w:line="480" w:lineRule="auto"/>
              <w:jc w:val="right"/>
              <w:rPr>
                <w:rFonts w:cs="Times New Roman"/>
              </w:rPr>
            </w:pPr>
            <w:r>
              <w:rPr>
                <w:rFonts w:cs="Times New Roman"/>
              </w:rPr>
              <w:t>25-26</w:t>
            </w:r>
          </w:p>
        </w:tc>
      </w:tr>
      <w:tr w:rsidR="00FC562E" w14:paraId="2140C67A" w14:textId="77777777" w:rsidTr="00FC562E">
        <w:tc>
          <w:tcPr>
            <w:tcW w:w="1197" w:type="dxa"/>
            <w:vAlign w:val="center"/>
          </w:tcPr>
          <w:p w14:paraId="6F4C3E03" w14:textId="77777777" w:rsidR="00FC562E" w:rsidRDefault="00FC562E" w:rsidP="00260999">
            <w:pPr>
              <w:spacing w:line="480" w:lineRule="auto"/>
              <w:jc w:val="center"/>
              <w:rPr>
                <w:rFonts w:cs="Times New Roman"/>
              </w:rPr>
            </w:pPr>
            <w:r>
              <w:rPr>
                <w:rFonts w:cs="Times New Roman"/>
              </w:rPr>
              <w:t>3.5</w:t>
            </w:r>
          </w:p>
        </w:tc>
        <w:tc>
          <w:tcPr>
            <w:tcW w:w="6381" w:type="dxa"/>
            <w:vAlign w:val="center"/>
          </w:tcPr>
          <w:p w14:paraId="5AF3F758" w14:textId="77777777" w:rsidR="00FC562E" w:rsidRPr="00FC562E" w:rsidRDefault="00FC562E" w:rsidP="00260999">
            <w:pPr>
              <w:spacing w:line="480" w:lineRule="auto"/>
              <w:rPr>
                <w:rFonts w:cs="Times New Roman"/>
                <w:color w:val="000000"/>
              </w:rPr>
            </w:pPr>
            <w:r w:rsidRPr="00FC562E">
              <w:rPr>
                <w:rFonts w:cs="Times New Roman"/>
                <w:color w:val="000000"/>
              </w:rPr>
              <w:t>Image that is to be segmented</w:t>
            </w:r>
            <w:r>
              <w:rPr>
                <w:rFonts w:cs="Times New Roman"/>
                <w:color w:val="000000"/>
              </w:rPr>
              <w:t>…………………………………...</w:t>
            </w:r>
          </w:p>
        </w:tc>
        <w:tc>
          <w:tcPr>
            <w:tcW w:w="918" w:type="dxa"/>
            <w:vAlign w:val="bottom"/>
          </w:tcPr>
          <w:p w14:paraId="5C64C75B" w14:textId="77777777" w:rsidR="00FC562E" w:rsidRDefault="00FC562E" w:rsidP="009C3C2D">
            <w:pPr>
              <w:spacing w:line="480" w:lineRule="auto"/>
              <w:jc w:val="right"/>
              <w:rPr>
                <w:rFonts w:cs="Times New Roman"/>
              </w:rPr>
            </w:pPr>
            <w:r>
              <w:rPr>
                <w:rFonts w:cs="Times New Roman"/>
              </w:rPr>
              <w:t>29</w:t>
            </w:r>
          </w:p>
        </w:tc>
      </w:tr>
      <w:tr w:rsidR="00FC562E" w14:paraId="1DDEF5B7" w14:textId="77777777" w:rsidTr="00FC562E">
        <w:tc>
          <w:tcPr>
            <w:tcW w:w="1197" w:type="dxa"/>
            <w:vAlign w:val="center"/>
          </w:tcPr>
          <w:p w14:paraId="4D0AF6AF" w14:textId="77777777" w:rsidR="00FC562E" w:rsidRDefault="00FC562E" w:rsidP="00260999">
            <w:pPr>
              <w:spacing w:line="480" w:lineRule="auto"/>
              <w:jc w:val="center"/>
              <w:rPr>
                <w:rFonts w:cs="Times New Roman"/>
              </w:rPr>
            </w:pPr>
            <w:r>
              <w:rPr>
                <w:rFonts w:cs="Times New Roman"/>
              </w:rPr>
              <w:t>3.6</w:t>
            </w:r>
          </w:p>
        </w:tc>
        <w:tc>
          <w:tcPr>
            <w:tcW w:w="6381" w:type="dxa"/>
            <w:vAlign w:val="center"/>
          </w:tcPr>
          <w:p w14:paraId="38A6728A" w14:textId="77777777" w:rsidR="00FC562E" w:rsidRPr="00FC562E" w:rsidRDefault="00FC562E" w:rsidP="00260999">
            <w:pPr>
              <w:spacing w:line="480" w:lineRule="auto"/>
              <w:rPr>
                <w:rFonts w:cs="Times New Roman"/>
                <w:color w:val="000000"/>
              </w:rPr>
            </w:pPr>
            <w:r w:rsidRPr="00FC562E">
              <w:rPr>
                <w:rFonts w:cs="Times New Roman"/>
                <w:color w:val="000000"/>
              </w:rPr>
              <w:t xml:space="preserve">Segment that includes ball when figure 3.5 is segmented using </w:t>
            </w:r>
          </w:p>
          <w:p w14:paraId="6484DF3D" w14:textId="77777777" w:rsidR="00FC562E" w:rsidRPr="00FC562E" w:rsidRDefault="00FC562E" w:rsidP="00260999">
            <w:pPr>
              <w:spacing w:line="480" w:lineRule="auto"/>
              <w:rPr>
                <w:rFonts w:cs="Times New Roman"/>
                <w:color w:val="000000"/>
              </w:rPr>
            </w:pPr>
            <w:r w:rsidRPr="00FC562E">
              <w:rPr>
                <w:rFonts w:cs="Times New Roman"/>
                <w:color w:val="000000"/>
              </w:rPr>
              <w:t>k = 5</w:t>
            </w:r>
            <w:r>
              <w:rPr>
                <w:rFonts w:cs="Times New Roman"/>
                <w:color w:val="000000"/>
              </w:rPr>
              <w:t>……………………………………………………………..</w:t>
            </w:r>
          </w:p>
        </w:tc>
        <w:tc>
          <w:tcPr>
            <w:tcW w:w="918" w:type="dxa"/>
            <w:vAlign w:val="bottom"/>
          </w:tcPr>
          <w:p w14:paraId="58750F76" w14:textId="77777777" w:rsidR="00FC562E" w:rsidRDefault="00FC562E" w:rsidP="009C3C2D">
            <w:pPr>
              <w:spacing w:line="480" w:lineRule="auto"/>
              <w:jc w:val="right"/>
              <w:rPr>
                <w:rFonts w:cs="Times New Roman"/>
              </w:rPr>
            </w:pPr>
            <w:r>
              <w:rPr>
                <w:rFonts w:cs="Times New Roman"/>
              </w:rPr>
              <w:t>29</w:t>
            </w:r>
          </w:p>
        </w:tc>
      </w:tr>
      <w:tr w:rsidR="00FC562E" w14:paraId="2FB4FF0F" w14:textId="77777777" w:rsidTr="00FC562E">
        <w:tc>
          <w:tcPr>
            <w:tcW w:w="1197" w:type="dxa"/>
            <w:vAlign w:val="center"/>
          </w:tcPr>
          <w:p w14:paraId="0D852AC6" w14:textId="77777777" w:rsidR="00FC562E" w:rsidRDefault="00FC562E" w:rsidP="00260999">
            <w:pPr>
              <w:spacing w:line="480" w:lineRule="auto"/>
              <w:jc w:val="center"/>
              <w:rPr>
                <w:rFonts w:cs="Times New Roman"/>
              </w:rPr>
            </w:pPr>
            <w:r>
              <w:rPr>
                <w:rFonts w:cs="Times New Roman"/>
              </w:rPr>
              <w:t>3.7</w:t>
            </w:r>
          </w:p>
        </w:tc>
        <w:tc>
          <w:tcPr>
            <w:tcW w:w="6381" w:type="dxa"/>
            <w:vAlign w:val="center"/>
          </w:tcPr>
          <w:p w14:paraId="48C6B7BC" w14:textId="77777777" w:rsidR="00FC562E" w:rsidRPr="00FC562E" w:rsidRDefault="00FC562E" w:rsidP="00FC562E">
            <w:pPr>
              <w:spacing w:line="480" w:lineRule="auto"/>
              <w:rPr>
                <w:rFonts w:cs="Times New Roman"/>
                <w:color w:val="000000"/>
              </w:rPr>
            </w:pPr>
            <w:r w:rsidRPr="00FC562E">
              <w:rPr>
                <w:rFonts w:cs="Times New Roman"/>
                <w:color w:val="000000"/>
              </w:rPr>
              <w:t xml:space="preserve">Segment that includes ball when figure 3.5 is segmented using </w:t>
            </w:r>
          </w:p>
          <w:p w14:paraId="0A837DEB" w14:textId="77777777" w:rsidR="00FC562E" w:rsidRPr="00FC562E" w:rsidRDefault="00FC562E" w:rsidP="00FC562E">
            <w:pPr>
              <w:spacing w:line="480" w:lineRule="auto"/>
              <w:rPr>
                <w:rFonts w:cs="Times New Roman"/>
                <w:color w:val="000000"/>
              </w:rPr>
            </w:pPr>
            <w:r w:rsidRPr="00FC562E">
              <w:rPr>
                <w:rFonts w:cs="Times New Roman"/>
                <w:color w:val="000000"/>
              </w:rPr>
              <w:t>k = 6</w:t>
            </w:r>
            <w:r>
              <w:rPr>
                <w:rFonts w:cs="Times New Roman"/>
                <w:color w:val="000000"/>
              </w:rPr>
              <w:t>……………………………………………………………..</w:t>
            </w:r>
          </w:p>
        </w:tc>
        <w:tc>
          <w:tcPr>
            <w:tcW w:w="918" w:type="dxa"/>
            <w:vAlign w:val="bottom"/>
          </w:tcPr>
          <w:p w14:paraId="718252F2" w14:textId="77777777" w:rsidR="00FC562E" w:rsidRDefault="00FC562E" w:rsidP="009C3C2D">
            <w:pPr>
              <w:spacing w:line="480" w:lineRule="auto"/>
              <w:jc w:val="right"/>
              <w:rPr>
                <w:rFonts w:cs="Times New Roman"/>
              </w:rPr>
            </w:pPr>
            <w:r>
              <w:rPr>
                <w:rFonts w:cs="Times New Roman"/>
              </w:rPr>
              <w:t>30</w:t>
            </w:r>
          </w:p>
        </w:tc>
      </w:tr>
      <w:tr w:rsidR="00FC562E" w14:paraId="60E26E80" w14:textId="77777777" w:rsidTr="00FC562E">
        <w:tc>
          <w:tcPr>
            <w:tcW w:w="1197" w:type="dxa"/>
            <w:vAlign w:val="center"/>
          </w:tcPr>
          <w:p w14:paraId="4DA9A0B7" w14:textId="77777777" w:rsidR="00FC562E" w:rsidRDefault="00FC562E" w:rsidP="00260999">
            <w:pPr>
              <w:spacing w:line="480" w:lineRule="auto"/>
              <w:jc w:val="center"/>
              <w:rPr>
                <w:rFonts w:cs="Times New Roman"/>
              </w:rPr>
            </w:pPr>
            <w:r>
              <w:rPr>
                <w:rFonts w:cs="Times New Roman"/>
              </w:rPr>
              <w:t>5.1</w:t>
            </w:r>
          </w:p>
        </w:tc>
        <w:tc>
          <w:tcPr>
            <w:tcW w:w="6381" w:type="dxa"/>
            <w:vAlign w:val="center"/>
          </w:tcPr>
          <w:p w14:paraId="7F876425" w14:textId="77777777" w:rsidR="00FC562E" w:rsidRPr="00FC562E" w:rsidRDefault="00FC562E" w:rsidP="00FC562E">
            <w:pPr>
              <w:spacing w:line="480" w:lineRule="auto"/>
              <w:rPr>
                <w:rFonts w:cs="Times New Roman"/>
                <w:color w:val="000000"/>
              </w:rPr>
            </w:pPr>
            <w:r w:rsidRPr="00FC562E">
              <w:rPr>
                <w:rFonts w:cs="Times New Roman"/>
              </w:rPr>
              <w:t>XML code that is used to create a graph of concepts</w:t>
            </w:r>
            <w:r>
              <w:rPr>
                <w:rFonts w:cs="Times New Roman"/>
              </w:rPr>
              <w:t>…………...</w:t>
            </w:r>
          </w:p>
        </w:tc>
        <w:tc>
          <w:tcPr>
            <w:tcW w:w="918" w:type="dxa"/>
            <w:vAlign w:val="bottom"/>
          </w:tcPr>
          <w:p w14:paraId="0819CD37" w14:textId="77777777" w:rsidR="00FC562E" w:rsidRDefault="00FC562E" w:rsidP="009C3C2D">
            <w:pPr>
              <w:spacing w:line="480" w:lineRule="auto"/>
              <w:jc w:val="right"/>
              <w:rPr>
                <w:rFonts w:cs="Times New Roman"/>
              </w:rPr>
            </w:pPr>
            <w:r>
              <w:rPr>
                <w:rFonts w:cs="Times New Roman"/>
              </w:rPr>
              <w:t>46</w:t>
            </w:r>
          </w:p>
        </w:tc>
      </w:tr>
      <w:tr w:rsidR="00FC562E" w14:paraId="390FB925" w14:textId="77777777" w:rsidTr="00FC562E">
        <w:tc>
          <w:tcPr>
            <w:tcW w:w="1197" w:type="dxa"/>
            <w:vAlign w:val="center"/>
          </w:tcPr>
          <w:p w14:paraId="69B61531" w14:textId="77777777" w:rsidR="00FC562E" w:rsidRDefault="00FC562E" w:rsidP="00260999">
            <w:pPr>
              <w:spacing w:line="480" w:lineRule="auto"/>
              <w:jc w:val="center"/>
              <w:rPr>
                <w:rFonts w:cs="Times New Roman"/>
              </w:rPr>
            </w:pPr>
            <w:r>
              <w:rPr>
                <w:rFonts w:cs="Times New Roman"/>
              </w:rPr>
              <w:t>5.2</w:t>
            </w:r>
          </w:p>
        </w:tc>
        <w:tc>
          <w:tcPr>
            <w:tcW w:w="6381" w:type="dxa"/>
            <w:vAlign w:val="center"/>
          </w:tcPr>
          <w:p w14:paraId="0957D9D6" w14:textId="77777777" w:rsidR="00FC562E" w:rsidRPr="00FC562E" w:rsidRDefault="00FC562E" w:rsidP="00FC562E">
            <w:pPr>
              <w:spacing w:line="480" w:lineRule="auto"/>
              <w:rPr>
                <w:rFonts w:cs="Times New Roman"/>
              </w:rPr>
            </w:pPr>
            <w:r w:rsidRPr="00FC562E">
              <w:rPr>
                <w:rFonts w:cs="Times New Roman"/>
              </w:rPr>
              <w:t>The graph that is created by processing the XML code in figure 5.1</w:t>
            </w:r>
            <w:r>
              <w:rPr>
                <w:rFonts w:cs="Times New Roman"/>
              </w:rPr>
              <w:t>……………………………………………………………….</w:t>
            </w:r>
          </w:p>
        </w:tc>
        <w:tc>
          <w:tcPr>
            <w:tcW w:w="918" w:type="dxa"/>
            <w:vAlign w:val="bottom"/>
          </w:tcPr>
          <w:p w14:paraId="0A4CA2D7" w14:textId="77777777" w:rsidR="00FC562E" w:rsidRDefault="00FC562E" w:rsidP="009C3C2D">
            <w:pPr>
              <w:spacing w:line="480" w:lineRule="auto"/>
              <w:jc w:val="right"/>
              <w:rPr>
                <w:rFonts w:cs="Times New Roman"/>
              </w:rPr>
            </w:pPr>
            <w:r>
              <w:rPr>
                <w:rFonts w:cs="Times New Roman"/>
              </w:rPr>
              <w:t>47</w:t>
            </w:r>
          </w:p>
        </w:tc>
      </w:tr>
    </w:tbl>
    <w:p w14:paraId="2B3E8C45" w14:textId="77777777" w:rsidR="00260999" w:rsidRPr="00E478FA" w:rsidRDefault="00260999" w:rsidP="00260999">
      <w:pPr>
        <w:spacing w:line="480" w:lineRule="auto"/>
        <w:jc w:val="both"/>
        <w:rPr>
          <w:rFonts w:cs="Times New Roman"/>
        </w:rPr>
        <w:sectPr w:rsidR="00260999" w:rsidRPr="00E478FA" w:rsidSect="00E8537E">
          <w:footerReference w:type="default" r:id="rId10"/>
          <w:pgSz w:w="12240" w:h="15840"/>
          <w:pgMar w:top="1800" w:right="1800" w:bottom="1800" w:left="2160" w:header="720" w:footer="720" w:gutter="0"/>
          <w:pgNumType w:fmt="lowerRoman" w:start="1"/>
          <w:cols w:space="720"/>
          <w:docGrid w:linePitch="360"/>
        </w:sectPr>
      </w:pPr>
    </w:p>
    <w:p w14:paraId="19980604" w14:textId="77777777" w:rsidR="00387436" w:rsidRPr="0040237C" w:rsidRDefault="00387436" w:rsidP="005F5C75">
      <w:pPr>
        <w:spacing w:line="480" w:lineRule="auto"/>
        <w:jc w:val="center"/>
        <w:rPr>
          <w:rFonts w:cs="Times New Roman"/>
        </w:rPr>
      </w:pPr>
    </w:p>
    <w:p w14:paraId="782B7DD9" w14:textId="77777777" w:rsidR="00A36362" w:rsidRPr="0040237C" w:rsidRDefault="00A36362">
      <w:pPr>
        <w:spacing w:line="480" w:lineRule="auto"/>
        <w:jc w:val="center"/>
        <w:rPr>
          <w:rFonts w:cs="Times New Roman"/>
        </w:rPr>
      </w:pPr>
      <w:r w:rsidRPr="0040237C">
        <w:rPr>
          <w:rFonts w:cs="Times New Roman"/>
        </w:rPr>
        <w:t>Chapter 1</w:t>
      </w:r>
    </w:p>
    <w:p w14:paraId="3787E917" w14:textId="77777777" w:rsidR="00A36362" w:rsidRPr="0040237C" w:rsidRDefault="00A36362">
      <w:pPr>
        <w:spacing w:line="480" w:lineRule="auto"/>
        <w:jc w:val="center"/>
        <w:rPr>
          <w:rFonts w:cs="Times New Roman"/>
        </w:rPr>
      </w:pPr>
      <w:r w:rsidRPr="0040237C">
        <w:rPr>
          <w:rFonts w:cs="Times New Roman"/>
        </w:rPr>
        <w:t>Introduction</w:t>
      </w:r>
    </w:p>
    <w:p w14:paraId="7405E98D" w14:textId="77777777" w:rsidR="00A36362" w:rsidRPr="0040237C" w:rsidRDefault="00A36362">
      <w:pPr>
        <w:spacing w:line="480" w:lineRule="auto"/>
        <w:jc w:val="center"/>
        <w:rPr>
          <w:rFonts w:cs="Times New Roman"/>
        </w:rPr>
      </w:pPr>
    </w:p>
    <w:p w14:paraId="21DDAA08" w14:textId="77777777" w:rsidR="00A36362" w:rsidRPr="0040237C" w:rsidRDefault="00A36362">
      <w:pPr>
        <w:spacing w:line="480" w:lineRule="auto"/>
        <w:rPr>
          <w:rFonts w:cs="Times New Roman"/>
        </w:rPr>
      </w:pPr>
      <w:r w:rsidRPr="0040237C">
        <w:rPr>
          <w:rFonts w:cs="Times New Roman"/>
        </w:rPr>
        <w:tab/>
        <w:t>It has been seen countless time</w:t>
      </w:r>
      <w:r w:rsidR="00E07C07">
        <w:rPr>
          <w:rFonts w:cs="Times New Roman"/>
        </w:rPr>
        <w:t>s</w:t>
      </w:r>
      <w:r w:rsidRPr="0040237C">
        <w:rPr>
          <w:rFonts w:cs="Times New Roman"/>
        </w:rPr>
        <w:t xml:space="preserve"> in science</w:t>
      </w:r>
      <w:r w:rsidR="00336BF2" w:rsidRPr="0040237C">
        <w:rPr>
          <w:rFonts w:cs="Times New Roman"/>
        </w:rPr>
        <w:t xml:space="preserve"> fiction throughout the years, p</w:t>
      </w:r>
      <w:r w:rsidRPr="0040237C">
        <w:rPr>
          <w:rFonts w:cs="Times New Roman"/>
        </w:rPr>
        <w:t>eople giving orders to robots without using any special commands or keywords. These people simply talk to machines as they would talk to any other person. The technology seen in science fiction movies, books and television shows has often been a strong driving force for the computer industry and robotic communication is no differ</w:t>
      </w:r>
      <w:r w:rsidR="0048052C">
        <w:rPr>
          <w:rFonts w:cs="Times New Roman"/>
        </w:rPr>
        <w:t>ent. Research has been done in</w:t>
      </w:r>
      <w:r w:rsidRPr="0040237C">
        <w:rPr>
          <w:rFonts w:cs="Times New Roman"/>
        </w:rPr>
        <w:t xml:space="preserve"> the processing of natural language by computers for quite some time.</w:t>
      </w:r>
    </w:p>
    <w:p w14:paraId="4FD0A649" w14:textId="77777777" w:rsidR="00936EE6" w:rsidRDefault="00A36362">
      <w:pPr>
        <w:spacing w:line="480" w:lineRule="auto"/>
        <w:rPr>
          <w:rFonts w:cs="Times New Roman"/>
        </w:rPr>
      </w:pPr>
      <w:r w:rsidRPr="0040237C">
        <w:rPr>
          <w:rFonts w:cs="Times New Roman"/>
        </w:rPr>
        <w:tab/>
        <w:t>This thesis explores the creation of</w:t>
      </w:r>
      <w:r w:rsidR="0048052C">
        <w:rPr>
          <w:rFonts w:cs="Times New Roman"/>
        </w:rPr>
        <w:t xml:space="preserve"> a dialog based robotic system</w:t>
      </w:r>
      <w:r w:rsidRPr="0040237C">
        <w:rPr>
          <w:rFonts w:cs="Times New Roman"/>
        </w:rPr>
        <w:t xml:space="preserve"> through the use of a hardware and software platform and the combination of processing of images and interpreting natural language. There are many issues that are covered in order to explain the attempt to combine multiple systems that together will allow for </w:t>
      </w:r>
      <w:r w:rsidR="00922076" w:rsidRPr="0040237C">
        <w:rPr>
          <w:rFonts w:cs="Times New Roman"/>
        </w:rPr>
        <w:t>this dialog</w:t>
      </w:r>
      <w:r w:rsidRPr="0040237C">
        <w:rPr>
          <w:rFonts w:cs="Times New Roman"/>
        </w:rPr>
        <w:t xml:space="preserve"> based robotics systems. </w:t>
      </w:r>
      <w:commentRangeStart w:id="5"/>
      <w:r w:rsidR="00936EE6">
        <w:rPr>
          <w:rFonts w:cs="Times New Roman"/>
        </w:rPr>
        <w:t>What is presented acts both as a blueprint for future work as well as a fra</w:t>
      </w:r>
      <w:r w:rsidR="004826E9">
        <w:rPr>
          <w:rFonts w:cs="Times New Roman"/>
        </w:rPr>
        <w:t>mework consisting of those features from the blueprint</w:t>
      </w:r>
      <w:r w:rsidR="00936EE6">
        <w:rPr>
          <w:rFonts w:cs="Times New Roman"/>
        </w:rPr>
        <w:t xml:space="preserve"> that have been </w:t>
      </w:r>
      <w:proofErr w:type="gramStart"/>
      <w:r w:rsidR="00936EE6">
        <w:rPr>
          <w:rFonts w:cs="Times New Roman"/>
        </w:rPr>
        <w:t>implemented.</w:t>
      </w:r>
      <w:commentRangeEnd w:id="5"/>
      <w:proofErr w:type="gramEnd"/>
      <w:r w:rsidR="001B6AE5">
        <w:rPr>
          <w:rStyle w:val="CommentReference"/>
          <w:rFonts w:cs="Mangal"/>
        </w:rPr>
        <w:commentReference w:id="5"/>
      </w:r>
    </w:p>
    <w:p w14:paraId="12880CE6" w14:textId="77777777" w:rsidR="00A36362" w:rsidRPr="0040237C" w:rsidRDefault="00A36362" w:rsidP="00936EE6">
      <w:pPr>
        <w:spacing w:line="480" w:lineRule="auto"/>
        <w:ind w:firstLine="709"/>
        <w:rPr>
          <w:rFonts w:cs="Times New Roman"/>
        </w:rPr>
      </w:pPr>
      <w:r w:rsidRPr="0040237C">
        <w:rPr>
          <w:rFonts w:cs="Times New Roman"/>
        </w:rPr>
        <w:t>This thesis first discusses the creation of a hardware and software platform that not only fit</w:t>
      </w:r>
      <w:r w:rsidR="00E07C07">
        <w:rPr>
          <w:rFonts w:cs="Times New Roman"/>
        </w:rPr>
        <w:t>s the needs of</w:t>
      </w:r>
      <w:r w:rsidRPr="0040237C">
        <w:rPr>
          <w:rFonts w:cs="Times New Roman"/>
        </w:rPr>
        <w:t xml:space="preserve"> the dialog system but also could be used for other robotic </w:t>
      </w:r>
      <w:commentRangeStart w:id="6"/>
      <w:r w:rsidRPr="0040237C">
        <w:rPr>
          <w:rFonts w:cs="Times New Roman"/>
        </w:rPr>
        <w:t>solutions</w:t>
      </w:r>
      <w:commentRangeEnd w:id="6"/>
      <w:r w:rsidR="001B6AE5">
        <w:rPr>
          <w:rStyle w:val="CommentReference"/>
          <w:rFonts w:cs="Mangal"/>
        </w:rPr>
        <w:commentReference w:id="6"/>
      </w:r>
      <w:r w:rsidRPr="0040237C">
        <w:rPr>
          <w:rFonts w:cs="Times New Roman"/>
        </w:rPr>
        <w:t xml:space="preserve">. Next the image processing techniques that were tested and finally employed will be explained. The third part explains how the author conceived </w:t>
      </w:r>
      <w:r w:rsidR="00E07C07">
        <w:rPr>
          <w:rFonts w:cs="Times New Roman"/>
        </w:rPr>
        <w:t xml:space="preserve">of </w:t>
      </w:r>
      <w:r w:rsidRPr="0040237C">
        <w:rPr>
          <w:rFonts w:cs="Times New Roman"/>
        </w:rPr>
        <w:t xml:space="preserve">a </w:t>
      </w:r>
      <w:r w:rsidRPr="0040237C">
        <w:rPr>
          <w:rFonts w:cs="Times New Roman"/>
        </w:rPr>
        <w:lastRenderedPageBreak/>
        <w:t>process of parsing English words into conceptual ideas. F</w:t>
      </w:r>
      <w:r w:rsidR="00E07C07">
        <w:rPr>
          <w:rFonts w:cs="Times New Roman"/>
        </w:rPr>
        <w:t>inally a</w:t>
      </w:r>
      <w:r w:rsidRPr="0040237C">
        <w:rPr>
          <w:rFonts w:cs="Times New Roman"/>
        </w:rPr>
        <w:t xml:space="preserve"> system will be explained whereby images of object can be linked to the concepts defining those objects.</w:t>
      </w:r>
    </w:p>
    <w:p w14:paraId="086386E2" w14:textId="77777777" w:rsidR="00A36362" w:rsidRPr="0040237C" w:rsidRDefault="00A36362">
      <w:pPr>
        <w:spacing w:line="480" w:lineRule="auto"/>
        <w:rPr>
          <w:rFonts w:cs="Times New Roman"/>
        </w:rPr>
      </w:pPr>
    </w:p>
    <w:p w14:paraId="6D3A4FD6" w14:textId="77777777" w:rsidR="009571AF" w:rsidRDefault="009571AF">
      <w:pPr>
        <w:spacing w:line="480" w:lineRule="auto"/>
        <w:jc w:val="center"/>
        <w:rPr>
          <w:rFonts w:cs="Times New Roman"/>
        </w:rPr>
      </w:pPr>
    </w:p>
    <w:p w14:paraId="7115A65F" w14:textId="77777777" w:rsidR="009571AF" w:rsidRDefault="009571AF">
      <w:pPr>
        <w:spacing w:line="480" w:lineRule="auto"/>
        <w:jc w:val="center"/>
        <w:rPr>
          <w:rFonts w:cs="Times New Roman"/>
        </w:rPr>
      </w:pPr>
    </w:p>
    <w:p w14:paraId="669C7E6C" w14:textId="77777777" w:rsidR="009571AF" w:rsidRDefault="009571AF">
      <w:pPr>
        <w:spacing w:line="480" w:lineRule="auto"/>
        <w:jc w:val="center"/>
        <w:rPr>
          <w:rFonts w:cs="Times New Roman"/>
        </w:rPr>
      </w:pPr>
    </w:p>
    <w:p w14:paraId="1CAAF570" w14:textId="77777777" w:rsidR="009571AF" w:rsidRDefault="009571AF">
      <w:pPr>
        <w:spacing w:line="480" w:lineRule="auto"/>
        <w:jc w:val="center"/>
        <w:rPr>
          <w:rFonts w:cs="Times New Roman"/>
        </w:rPr>
      </w:pPr>
    </w:p>
    <w:p w14:paraId="65969B5B" w14:textId="77777777" w:rsidR="009571AF" w:rsidRDefault="009571AF">
      <w:pPr>
        <w:spacing w:line="480" w:lineRule="auto"/>
        <w:jc w:val="center"/>
        <w:rPr>
          <w:rFonts w:cs="Times New Roman"/>
        </w:rPr>
      </w:pPr>
    </w:p>
    <w:p w14:paraId="5DD2F1CF" w14:textId="77777777" w:rsidR="009571AF" w:rsidRDefault="009571AF">
      <w:pPr>
        <w:spacing w:line="480" w:lineRule="auto"/>
        <w:jc w:val="center"/>
        <w:rPr>
          <w:rFonts w:cs="Times New Roman"/>
        </w:rPr>
      </w:pPr>
    </w:p>
    <w:p w14:paraId="009386CB" w14:textId="77777777" w:rsidR="009571AF" w:rsidRDefault="009571AF">
      <w:pPr>
        <w:spacing w:line="480" w:lineRule="auto"/>
        <w:jc w:val="center"/>
        <w:rPr>
          <w:rFonts w:cs="Times New Roman"/>
        </w:rPr>
      </w:pPr>
    </w:p>
    <w:p w14:paraId="36A6BF23" w14:textId="77777777" w:rsidR="009571AF" w:rsidRDefault="009571AF">
      <w:pPr>
        <w:spacing w:line="480" w:lineRule="auto"/>
        <w:jc w:val="center"/>
        <w:rPr>
          <w:rFonts w:cs="Times New Roman"/>
        </w:rPr>
      </w:pPr>
    </w:p>
    <w:p w14:paraId="35FF6DB2" w14:textId="77777777" w:rsidR="009571AF" w:rsidRDefault="009571AF">
      <w:pPr>
        <w:spacing w:line="480" w:lineRule="auto"/>
        <w:jc w:val="center"/>
        <w:rPr>
          <w:rFonts w:cs="Times New Roman"/>
        </w:rPr>
      </w:pPr>
    </w:p>
    <w:p w14:paraId="23200BA6" w14:textId="77777777" w:rsidR="009571AF" w:rsidRDefault="009571AF">
      <w:pPr>
        <w:spacing w:line="480" w:lineRule="auto"/>
        <w:jc w:val="center"/>
        <w:rPr>
          <w:rFonts w:cs="Times New Roman"/>
        </w:rPr>
      </w:pPr>
    </w:p>
    <w:p w14:paraId="1F6BABCF" w14:textId="77777777" w:rsidR="009571AF" w:rsidRDefault="009571AF">
      <w:pPr>
        <w:spacing w:line="480" w:lineRule="auto"/>
        <w:jc w:val="center"/>
        <w:rPr>
          <w:rFonts w:cs="Times New Roman"/>
        </w:rPr>
      </w:pPr>
    </w:p>
    <w:p w14:paraId="00AAE923" w14:textId="77777777" w:rsidR="009571AF" w:rsidRDefault="009571AF">
      <w:pPr>
        <w:spacing w:line="480" w:lineRule="auto"/>
        <w:jc w:val="center"/>
        <w:rPr>
          <w:rFonts w:cs="Times New Roman"/>
        </w:rPr>
      </w:pPr>
    </w:p>
    <w:p w14:paraId="37BE9B63" w14:textId="77777777" w:rsidR="009571AF" w:rsidRDefault="009571AF">
      <w:pPr>
        <w:spacing w:line="480" w:lineRule="auto"/>
        <w:jc w:val="center"/>
        <w:rPr>
          <w:rFonts w:cs="Times New Roman"/>
        </w:rPr>
      </w:pPr>
    </w:p>
    <w:p w14:paraId="265BFD3C" w14:textId="77777777" w:rsidR="009571AF" w:rsidRDefault="009571AF">
      <w:pPr>
        <w:spacing w:line="480" w:lineRule="auto"/>
        <w:jc w:val="center"/>
        <w:rPr>
          <w:rFonts w:cs="Times New Roman"/>
        </w:rPr>
      </w:pPr>
    </w:p>
    <w:p w14:paraId="320EA4B0" w14:textId="77777777" w:rsidR="009571AF" w:rsidRDefault="009571AF">
      <w:pPr>
        <w:spacing w:line="480" w:lineRule="auto"/>
        <w:jc w:val="center"/>
        <w:rPr>
          <w:rFonts w:cs="Times New Roman"/>
        </w:rPr>
      </w:pPr>
    </w:p>
    <w:p w14:paraId="76D0CF1F" w14:textId="77777777" w:rsidR="009571AF" w:rsidRDefault="009571AF">
      <w:pPr>
        <w:spacing w:line="480" w:lineRule="auto"/>
        <w:jc w:val="center"/>
        <w:rPr>
          <w:rFonts w:cs="Times New Roman"/>
        </w:rPr>
      </w:pPr>
    </w:p>
    <w:p w14:paraId="43A6DAA3" w14:textId="77777777" w:rsidR="009571AF" w:rsidRDefault="009571AF">
      <w:pPr>
        <w:spacing w:line="480" w:lineRule="auto"/>
        <w:jc w:val="center"/>
        <w:rPr>
          <w:rFonts w:cs="Times New Roman"/>
        </w:rPr>
      </w:pPr>
    </w:p>
    <w:p w14:paraId="731E7B26" w14:textId="77777777" w:rsidR="009571AF" w:rsidRDefault="009571AF">
      <w:pPr>
        <w:spacing w:line="480" w:lineRule="auto"/>
        <w:jc w:val="center"/>
        <w:rPr>
          <w:rFonts w:cs="Times New Roman"/>
        </w:rPr>
      </w:pPr>
    </w:p>
    <w:p w14:paraId="73675C22" w14:textId="77777777" w:rsidR="009571AF" w:rsidRDefault="009571AF">
      <w:pPr>
        <w:spacing w:line="480" w:lineRule="auto"/>
        <w:jc w:val="center"/>
        <w:rPr>
          <w:rFonts w:cs="Times New Roman"/>
        </w:rPr>
      </w:pPr>
    </w:p>
    <w:p w14:paraId="5F4683F4" w14:textId="77777777" w:rsidR="00A36362" w:rsidRPr="0040237C" w:rsidRDefault="00A36362">
      <w:pPr>
        <w:spacing w:line="480" w:lineRule="auto"/>
        <w:jc w:val="center"/>
        <w:rPr>
          <w:rFonts w:cs="Times New Roman"/>
        </w:rPr>
      </w:pPr>
      <w:r w:rsidRPr="0040237C">
        <w:rPr>
          <w:rFonts w:cs="Times New Roman"/>
        </w:rPr>
        <w:t>Chapter 2</w:t>
      </w:r>
    </w:p>
    <w:p w14:paraId="2F410E5E" w14:textId="77777777" w:rsidR="00A36362" w:rsidRPr="0040237C" w:rsidRDefault="00A36362">
      <w:pPr>
        <w:spacing w:line="480" w:lineRule="auto"/>
        <w:jc w:val="center"/>
        <w:rPr>
          <w:rFonts w:cs="Times New Roman"/>
        </w:rPr>
      </w:pPr>
      <w:r w:rsidRPr="0040237C">
        <w:rPr>
          <w:rFonts w:cs="Times New Roman"/>
        </w:rPr>
        <w:t>Robotic Hardware and Software Systems</w:t>
      </w:r>
    </w:p>
    <w:p w14:paraId="6DD1071C" w14:textId="77777777" w:rsidR="00A36362" w:rsidRPr="0040237C" w:rsidRDefault="00A36362">
      <w:pPr>
        <w:spacing w:line="480" w:lineRule="auto"/>
        <w:jc w:val="center"/>
        <w:rPr>
          <w:rFonts w:cs="Times New Roman"/>
        </w:rPr>
      </w:pPr>
    </w:p>
    <w:p w14:paraId="070AAAA5" w14:textId="77777777" w:rsidR="00A36362" w:rsidRPr="0040237C" w:rsidRDefault="00A36362">
      <w:pPr>
        <w:spacing w:line="480" w:lineRule="auto"/>
        <w:rPr>
          <w:rFonts w:cs="Times New Roman"/>
        </w:rPr>
      </w:pPr>
      <w:r w:rsidRPr="0040237C">
        <w:rPr>
          <w:rFonts w:cs="Times New Roman"/>
          <w:b/>
          <w:bCs/>
        </w:rPr>
        <w:tab/>
      </w:r>
      <w:r w:rsidRPr="0040237C">
        <w:rPr>
          <w:rFonts w:cs="Times New Roman"/>
        </w:rPr>
        <w:t>In order to create software for a robot, there must first be a robot. A fair bit of research and experimentation went into choosing what components the robot would be comprised of. Several prototypes were built and modified until the operation of the robot was satisfactory.</w:t>
      </w:r>
    </w:p>
    <w:p w14:paraId="3F413DF4" w14:textId="77777777" w:rsidR="00A36362" w:rsidRPr="0040237C" w:rsidRDefault="00A36362">
      <w:pPr>
        <w:spacing w:line="480" w:lineRule="auto"/>
        <w:rPr>
          <w:rFonts w:cs="Times New Roman"/>
          <w:i/>
          <w:iCs/>
        </w:rPr>
      </w:pPr>
      <w:r w:rsidRPr="0040237C">
        <w:rPr>
          <w:rFonts w:cs="Times New Roman"/>
          <w:i/>
          <w:iCs/>
        </w:rPr>
        <w:t>Chassis</w:t>
      </w:r>
    </w:p>
    <w:p w14:paraId="44F29474" w14:textId="77777777" w:rsidR="00A36362" w:rsidRPr="0040237C" w:rsidRDefault="00A36362">
      <w:pPr>
        <w:spacing w:line="480" w:lineRule="auto"/>
        <w:rPr>
          <w:rFonts w:cs="Times New Roman"/>
        </w:rPr>
      </w:pPr>
      <w:r w:rsidRPr="0040237C">
        <w:rPr>
          <w:rFonts w:cs="Times New Roman"/>
        </w:rPr>
        <w:tab/>
        <w:t xml:space="preserve">The first iteration of a chassis was built using parts from VEX robotics kits. VEX kits allow designers to custom build </w:t>
      </w:r>
      <w:r w:rsidR="00E07C07">
        <w:rPr>
          <w:rFonts w:cs="Times New Roman"/>
        </w:rPr>
        <w:t xml:space="preserve">a </w:t>
      </w:r>
      <w:r w:rsidRPr="0040237C">
        <w:rPr>
          <w:rFonts w:cs="Times New Roman"/>
        </w:rPr>
        <w:t>robotics chassis to suit their needs. This first robot had a three wheel design. Two drive wheels on the left and right were connected to separate motors and provided for all movement of the robot. A third wheel on the back was used to stabilize the robot. That wheel was what is known as an “omni wheel.” These wheels have rollers around the circumference that are perpendicular to the rotation of the wheel which allows it to slide left and right to reduce friction when the robot is turning. The initial build of this chassis was to accommodate the restrictions put forth by the Trinity College Fire Fighting Home Robot Contest. This meant that the robot could not exceed certain dimensional limitations. The need to fit various components onto the chassis caused spacing problems. In addition the drive system was inaccurate and required a great deal of calibration whenever the battery that powered the motors died and needed replacing.</w:t>
      </w:r>
    </w:p>
    <w:p w14:paraId="293605AD" w14:textId="77777777" w:rsidR="00E07C07" w:rsidRDefault="00A36362">
      <w:pPr>
        <w:spacing w:line="480" w:lineRule="auto"/>
        <w:rPr>
          <w:rFonts w:cs="Times New Roman"/>
        </w:rPr>
      </w:pPr>
      <w:r w:rsidRPr="0040237C">
        <w:rPr>
          <w:rFonts w:cs="Times New Roman"/>
        </w:rPr>
        <w:lastRenderedPageBreak/>
        <w:tab/>
        <w:t xml:space="preserve">The second chassis iteration came about after the limitations placed on the robot by the competition were no longer a factor. The chassis chosen was the Create made by the iRobot company. This is the same company that produces the </w:t>
      </w:r>
      <w:r w:rsidR="00922076" w:rsidRPr="0040237C">
        <w:rPr>
          <w:rFonts w:cs="Times New Roman"/>
        </w:rPr>
        <w:t>well-known</w:t>
      </w:r>
      <w:r w:rsidRPr="0040237C">
        <w:rPr>
          <w:rFonts w:cs="Times New Roman"/>
        </w:rPr>
        <w:t xml:space="preserve"> Roomba robotic vacuum. The Create is meant specifically to be used as a chassis for robotics experimentation. It is essentially the same design as the Roomba but without the vacuum cleaner. Instead there is a cargo bay in place of the dirt collection area to allow for the storage of additional components. This chassis had many advantages over its predecessor. The Create contains an on board controller that is accessed via a serial port on the robot. The Create reacts to commands which are represented by strings of byte code that have been defined in the iRobot Create Open Interface. This allows an external computer to send commands to the drive system and receive information from the sensors of the Create. </w:t>
      </w:r>
    </w:p>
    <w:p w14:paraId="18848808" w14:textId="77777777" w:rsidR="00A36362" w:rsidRPr="0040237C" w:rsidRDefault="00A36362" w:rsidP="00E07C07">
      <w:pPr>
        <w:spacing w:line="480" w:lineRule="auto"/>
        <w:ind w:firstLine="709"/>
        <w:rPr>
          <w:rFonts w:cs="Times New Roman"/>
        </w:rPr>
      </w:pPr>
      <w:r w:rsidRPr="0040237C">
        <w:rPr>
          <w:rFonts w:cs="Times New Roman"/>
        </w:rPr>
        <w:t>Another advantage that the Create has is that the sensors and actuators are part of the construction. The wheels of the Create are connected to swing arms that let them rotate a short distance below the bottom of the robot. These arms contain sensors that can be used to check if a wheel has dropped, indicating some sort of operation</w:t>
      </w:r>
      <w:r w:rsidR="00E07C07">
        <w:rPr>
          <w:rFonts w:cs="Times New Roman"/>
        </w:rPr>
        <w:t>al</w:t>
      </w:r>
      <w:r w:rsidRPr="0040237C">
        <w:rPr>
          <w:rFonts w:cs="Times New Roman"/>
        </w:rPr>
        <w:t xml:space="preserve"> error. Two bump sensors on the left and right front of the robot can let the robot know if it has impacted something. Each bump sensor can be polled independently so that the robot can determine on which side of center the impact occurred. Cliff sensors on the bottom of the robot can be used to ensure that the robot does not travel off any ledges. An IR receiver on the top of the robot can receive signals in 360 degrees. There are charging stations and virtual walls that send out IR </w:t>
      </w:r>
      <w:r w:rsidRPr="0040237C">
        <w:rPr>
          <w:rFonts w:cs="Times New Roman"/>
        </w:rPr>
        <w:lastRenderedPageBreak/>
        <w:t>signals that the Create can sense and react to. Lastly there are many mounting points on the Create which allow a developer to secure additional instrumentation to the Create to increase its capabilities.</w:t>
      </w:r>
    </w:p>
    <w:p w14:paraId="2F6347A4" w14:textId="77777777" w:rsidR="00A36362" w:rsidRPr="0040237C" w:rsidRDefault="00A36362">
      <w:pPr>
        <w:spacing w:line="480" w:lineRule="auto"/>
        <w:rPr>
          <w:rFonts w:cs="Times New Roman"/>
          <w:i/>
          <w:iCs/>
        </w:rPr>
      </w:pPr>
      <w:r w:rsidRPr="0040237C">
        <w:rPr>
          <w:rFonts w:cs="Times New Roman"/>
          <w:i/>
          <w:iCs/>
        </w:rPr>
        <w:t>Sensors</w:t>
      </w:r>
    </w:p>
    <w:p w14:paraId="0EC022EB" w14:textId="77777777" w:rsidR="00A36362" w:rsidRPr="0040237C" w:rsidRDefault="00A36362">
      <w:pPr>
        <w:spacing w:line="480" w:lineRule="auto"/>
        <w:rPr>
          <w:rFonts w:cs="Times New Roman"/>
        </w:rPr>
      </w:pPr>
      <w:r w:rsidRPr="0040237C">
        <w:rPr>
          <w:rFonts w:cs="Times New Roman"/>
        </w:rPr>
        <w:tab/>
        <w:t xml:space="preserve">The early stages of this project centered </w:t>
      </w:r>
      <w:r w:rsidR="00922076" w:rsidRPr="0040237C">
        <w:rPr>
          <w:rFonts w:cs="Times New Roman"/>
        </w:rPr>
        <w:t>on</w:t>
      </w:r>
      <w:r w:rsidRPr="0040237C">
        <w:rPr>
          <w:rFonts w:cs="Times New Roman"/>
        </w:rPr>
        <w:t xml:space="preserve"> combining multiple sensing systems in an effort to accurately map a robot's environment. Initially, an attempt was made to combine distance sensing data with visual cues found in a robot's environment to map out the relative locations of points of interest. Web-cams were to be used to gather image data and range finders were to provide the distance data necessary to make the mappings.</w:t>
      </w:r>
    </w:p>
    <w:p w14:paraId="7C0837A8" w14:textId="77777777" w:rsidR="00A36362" w:rsidRPr="0040237C" w:rsidRDefault="00A36362">
      <w:pPr>
        <w:spacing w:line="480" w:lineRule="auto"/>
        <w:rPr>
          <w:rFonts w:cs="Times New Roman"/>
        </w:rPr>
      </w:pPr>
      <w:r w:rsidRPr="0040237C">
        <w:rPr>
          <w:rFonts w:cs="Times New Roman"/>
        </w:rPr>
        <w:tab/>
        <w:t>One of the main focuses of this endeavor was to research ways of allowing robots to more easily understand their environment. The most obvious way to do this was through the use of actual images of a robot's environment. The easiest way that was found to get images of the environment was to use web-cams connected to a computer via USB. The device controlling the robot could poll the camera for an image and analyze it based on certain rules and restrictions.</w:t>
      </w:r>
    </w:p>
    <w:p w14:paraId="624C2143" w14:textId="77777777" w:rsidR="00A36362" w:rsidRPr="0040237C" w:rsidRDefault="00A36362">
      <w:pPr>
        <w:spacing w:line="480" w:lineRule="auto"/>
        <w:rPr>
          <w:rFonts w:cs="Times New Roman"/>
        </w:rPr>
      </w:pPr>
      <w:r w:rsidRPr="0040237C">
        <w:rPr>
          <w:rFonts w:cs="Times New Roman"/>
        </w:rPr>
        <w:tab/>
        <w:t xml:space="preserve">The first camera used was “Classic Silver” from the Hercules </w:t>
      </w:r>
      <w:r w:rsidR="0040237C" w:rsidRPr="0040237C">
        <w:rPr>
          <w:rFonts w:cs="Times New Roman"/>
        </w:rPr>
        <w:t>Corporation</w:t>
      </w:r>
      <w:r w:rsidRPr="0040237C">
        <w:rPr>
          <w:rFonts w:cs="Times New Roman"/>
        </w:rPr>
        <w:t xml:space="preserve">. This camera turned out to be ill equipped for the task. The left to right viewing </w:t>
      </w:r>
      <w:r w:rsidR="0040237C" w:rsidRPr="0040237C">
        <w:rPr>
          <w:rFonts w:cs="Times New Roman"/>
        </w:rPr>
        <w:t>angle of</w:t>
      </w:r>
      <w:r w:rsidRPr="0040237C">
        <w:rPr>
          <w:rFonts w:cs="Times New Roman"/>
        </w:rPr>
        <w:t xml:space="preserve"> the camera was too small and couldn't take in enough of the environment for the robot to make accurate decisions. To avoid these shortcomings another camera was chos</w:t>
      </w:r>
      <w:r w:rsidR="001064A3">
        <w:rPr>
          <w:rFonts w:cs="Times New Roman"/>
        </w:rPr>
        <w:t>en, the Microsoft Life-cam VX6000</w:t>
      </w:r>
      <w:r w:rsidRPr="0040237C">
        <w:rPr>
          <w:rFonts w:cs="Times New Roman"/>
        </w:rPr>
        <w:t xml:space="preserve">. It has a 71 degree left to right viewing angle. </w:t>
      </w:r>
      <w:r w:rsidR="007F1C8C" w:rsidRPr="0040237C">
        <w:rPr>
          <w:rFonts w:cs="Times New Roman"/>
        </w:rPr>
        <w:t xml:space="preserve">This larger view lets the robot capture images that depict a wider area than the </w:t>
      </w:r>
      <w:r w:rsidR="0048052C">
        <w:rPr>
          <w:rFonts w:cs="Times New Roman"/>
        </w:rPr>
        <w:lastRenderedPageBreak/>
        <w:t>previous camera and allows</w:t>
      </w:r>
      <w:r w:rsidR="007F1C8C" w:rsidRPr="0040237C">
        <w:rPr>
          <w:rFonts w:cs="Times New Roman"/>
        </w:rPr>
        <w:t xml:space="preserve"> for more environmental features </w:t>
      </w:r>
      <w:r w:rsidR="007F1C8C">
        <w:rPr>
          <w:rFonts w:cs="Times New Roman"/>
        </w:rPr>
        <w:t>to analyze</w:t>
      </w:r>
      <w:r w:rsidR="007F1C8C" w:rsidRPr="0040237C">
        <w:rPr>
          <w:rFonts w:cs="Times New Roman"/>
        </w:rPr>
        <w:t xml:space="preserve">. </w:t>
      </w:r>
    </w:p>
    <w:p w14:paraId="1DA503A6" w14:textId="77777777" w:rsidR="00A36362" w:rsidRPr="0040237C" w:rsidRDefault="00A36362">
      <w:pPr>
        <w:spacing w:line="480" w:lineRule="auto"/>
        <w:rPr>
          <w:rFonts w:cs="Times New Roman"/>
        </w:rPr>
      </w:pPr>
      <w:r w:rsidRPr="0040237C">
        <w:rPr>
          <w:rFonts w:cs="Times New Roman"/>
        </w:rPr>
        <w:tab/>
        <w:t>To perform distance measurements it was necessary to equip the robot with some sort of range-finder. Sonar range-finders use pulses of ultrasonic sound to determine the distance to an object. The controller sends out a pulse of sound which will bounce off solid objects. The elapsed time between sending the pulse and then receiving the reflected signal is measured. The distance to that object</w:t>
      </w:r>
      <w:r w:rsidR="0040237C" w:rsidRPr="0040237C">
        <w:rPr>
          <w:rFonts w:cs="Times New Roman"/>
        </w:rPr>
        <w:t xml:space="preserve"> can</w:t>
      </w:r>
      <w:r w:rsidRPr="0040237C">
        <w:rPr>
          <w:rFonts w:cs="Times New Roman"/>
        </w:rPr>
        <w:t xml:space="preserve"> then be calculated since the speed of sound in normal earth atmosphere is known and relatively constant.</w:t>
      </w:r>
    </w:p>
    <w:p w14:paraId="5E89B7E4" w14:textId="77777777" w:rsidR="00377163" w:rsidRDefault="00A36362">
      <w:pPr>
        <w:spacing w:line="480" w:lineRule="auto"/>
        <w:rPr>
          <w:rFonts w:cs="Times New Roman"/>
        </w:rPr>
      </w:pPr>
      <w:r w:rsidRPr="0040237C">
        <w:rPr>
          <w:rFonts w:cs="Times New Roman"/>
        </w:rPr>
        <w:tab/>
        <w:t>Sonar was first chosen because its operating range is very large. These range-finders will return accurate readings anywhere from 2cm</w:t>
      </w:r>
      <w:r w:rsidR="00E07C07">
        <w:rPr>
          <w:rFonts w:cs="Times New Roman"/>
        </w:rPr>
        <w:t xml:space="preserve"> </w:t>
      </w:r>
      <w:r w:rsidR="00F3748E">
        <w:rPr>
          <w:rFonts w:cs="Times New Roman"/>
        </w:rPr>
        <w:t xml:space="preserve">(0.7 inches) </w:t>
      </w:r>
      <w:r w:rsidR="00E07C07">
        <w:rPr>
          <w:rFonts w:cs="Times New Roman"/>
        </w:rPr>
        <w:t>to 3m</w:t>
      </w:r>
      <w:r w:rsidR="00F3748E">
        <w:rPr>
          <w:rFonts w:cs="Times New Roman"/>
        </w:rPr>
        <w:t xml:space="preserve"> (118.1 inches)</w:t>
      </w:r>
      <w:r w:rsidR="00E07C07">
        <w:rPr>
          <w:rFonts w:cs="Times New Roman"/>
        </w:rPr>
        <w:t xml:space="preserve"> from an object, affording a</w:t>
      </w:r>
      <w:r w:rsidRPr="0040237C">
        <w:rPr>
          <w:rFonts w:cs="Times New Roman"/>
        </w:rPr>
        <w:t xml:space="preserve"> much larger range than IR rangefinders which will be discussed in more depth later. However, there was a moderate issue encountered while experimenting with sonar on the first iteration. When the sound pulse from a sonar sensor impacts an object, depending </w:t>
      </w:r>
      <w:r w:rsidR="0048052C">
        <w:rPr>
          <w:rFonts w:cs="Times New Roman"/>
        </w:rPr>
        <w:t xml:space="preserve">on </w:t>
      </w:r>
      <w:r w:rsidRPr="0040237C">
        <w:rPr>
          <w:rFonts w:cs="Times New Roman"/>
        </w:rPr>
        <w:t>how smooth the object is</w:t>
      </w:r>
      <w:r w:rsidR="0048052C">
        <w:rPr>
          <w:rFonts w:cs="Times New Roman"/>
        </w:rPr>
        <w:t>,</w:t>
      </w:r>
      <w:r w:rsidRPr="0040237C">
        <w:rPr>
          <w:rFonts w:cs="Times New Roman"/>
        </w:rPr>
        <w:t xml:space="preserve"> the signal may experience what is called specular reflection</w:t>
      </w:r>
      <w:r w:rsidR="00BE4458" w:rsidRPr="00BE4458">
        <w:rPr>
          <w:rFonts w:cs="Times New Roman"/>
        </w:rPr>
        <w:t xml:space="preserve"> </w:t>
      </w:r>
      <w:r w:rsidR="00BE4458">
        <w:rPr>
          <w:rFonts w:cs="Times New Roman"/>
        </w:rPr>
        <w:t>(Flynn, 1988)</w:t>
      </w:r>
      <w:r w:rsidRPr="0040237C">
        <w:rPr>
          <w:rFonts w:cs="Times New Roman"/>
        </w:rPr>
        <w:t>. This is the same thing that happens when a beam of light hits</w:t>
      </w:r>
      <w:r w:rsidR="0040237C">
        <w:rPr>
          <w:rFonts w:cs="Times New Roman"/>
        </w:rPr>
        <w:t xml:space="preserve"> a mirror, </w:t>
      </w:r>
      <w:r w:rsidRPr="0040237C">
        <w:rPr>
          <w:rFonts w:cs="Times New Roman"/>
        </w:rPr>
        <w:t>the light bounces off at an angle equal but opposite the a</w:t>
      </w:r>
      <w:r w:rsidR="00DD14F5">
        <w:rPr>
          <w:rFonts w:cs="Times New Roman"/>
        </w:rPr>
        <w:t xml:space="preserve">ngle of incidence </w:t>
      </w:r>
      <w:r w:rsidR="00E07C07">
        <w:rPr>
          <w:rFonts w:cs="Times New Roman"/>
        </w:rPr>
        <w:t>(S</w:t>
      </w:r>
      <w:r w:rsidR="00DD14F5">
        <w:rPr>
          <w:rFonts w:cs="Times New Roman"/>
        </w:rPr>
        <w:t>ee figure 2.1</w:t>
      </w:r>
      <w:r w:rsidRPr="0040237C">
        <w:rPr>
          <w:rFonts w:cs="Times New Roman"/>
        </w:rPr>
        <w:t>.</w:t>
      </w:r>
      <w:r w:rsidR="00E07C07">
        <w:rPr>
          <w:rFonts w:cs="Times New Roman"/>
        </w:rPr>
        <w:t>)</w:t>
      </w:r>
    </w:p>
    <w:p w14:paraId="646095B2" w14:textId="77777777" w:rsidR="003A0BE8" w:rsidRDefault="003A0BE8" w:rsidP="003A0BE8">
      <w:pPr>
        <w:spacing w:line="480" w:lineRule="auto"/>
        <w:rPr>
          <w:rFonts w:cs="Times New Roman"/>
        </w:rPr>
      </w:pPr>
    </w:p>
    <w:p w14:paraId="685BAEC5" w14:textId="77777777" w:rsidR="009571AF" w:rsidRDefault="009571AF" w:rsidP="003A0BE8">
      <w:pPr>
        <w:spacing w:line="480" w:lineRule="auto"/>
        <w:rPr>
          <w:rFonts w:cs="Times New Roman"/>
        </w:rPr>
      </w:pPr>
    </w:p>
    <w:p w14:paraId="204CA4FE" w14:textId="77777777" w:rsidR="009571AF" w:rsidRDefault="009571AF" w:rsidP="003A0BE8">
      <w:pPr>
        <w:spacing w:line="480" w:lineRule="auto"/>
        <w:rPr>
          <w:rFonts w:cs="Times New Roman"/>
        </w:rPr>
      </w:pPr>
    </w:p>
    <w:p w14:paraId="37626D8E" w14:textId="77777777" w:rsidR="009571AF" w:rsidRDefault="009571AF" w:rsidP="003A0BE8">
      <w:pPr>
        <w:spacing w:line="480" w:lineRule="auto"/>
        <w:rPr>
          <w:rFonts w:cs="Times New Roman"/>
        </w:rPr>
      </w:pPr>
    </w:p>
    <w:p w14:paraId="5611ACC9" w14:textId="77777777" w:rsidR="009571AF" w:rsidRDefault="009571AF" w:rsidP="003A0BE8">
      <w:pPr>
        <w:spacing w:line="480" w:lineRule="auto"/>
        <w:rPr>
          <w:rFonts w:cs="Times New Roman"/>
        </w:rPr>
      </w:pPr>
    </w:p>
    <w:p w14:paraId="7F1E90CE" w14:textId="77777777" w:rsidR="003A0BE8" w:rsidRPr="003A0BE8" w:rsidRDefault="003A0BE8" w:rsidP="003A0BE8">
      <w:pPr>
        <w:spacing w:line="480" w:lineRule="auto"/>
        <w:rPr>
          <w:rFonts w:cs="Times New Roman"/>
        </w:rPr>
      </w:pPr>
      <w:r>
        <w:rPr>
          <w:rFonts w:cs="Times New Roman"/>
        </w:rPr>
        <w:lastRenderedPageBreak/>
        <w:t>Figure 2.1</w:t>
      </w:r>
    </w:p>
    <w:p w14:paraId="52A61D5B" w14:textId="77777777" w:rsidR="00F04CA2" w:rsidRPr="003A0BE8" w:rsidRDefault="003A0BE8" w:rsidP="003A0BE8">
      <w:pPr>
        <w:spacing w:line="480" w:lineRule="auto"/>
        <w:rPr>
          <w:rFonts w:cs="Times New Roman"/>
          <w:i/>
        </w:rPr>
      </w:pPr>
      <w:r w:rsidRPr="003A0BE8">
        <w:rPr>
          <w:rFonts w:cs="Times New Roman"/>
          <w:i/>
        </w:rPr>
        <w:t>Example of specular reflection</w:t>
      </w:r>
      <w:r w:rsidR="00177BF5" w:rsidRPr="00E8537E">
        <w:rPr>
          <w:rFonts w:cs="Times New Roman"/>
          <w:noProof/>
          <w:lang w:eastAsia="en-US" w:bidi="ar-SA"/>
        </w:rPr>
        <w:drawing>
          <wp:inline distT="0" distB="0" distL="0" distR="0" wp14:anchorId="438BE315" wp14:editId="6893830E">
            <wp:extent cx="3914775" cy="2047875"/>
            <wp:effectExtent l="0" t="0" r="9525" b="9525"/>
            <wp:docPr id="6"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14:paraId="49C102E6" w14:textId="77777777" w:rsidR="00377163" w:rsidRDefault="00377163">
      <w:pPr>
        <w:spacing w:line="480" w:lineRule="auto"/>
        <w:rPr>
          <w:rFonts w:cs="Times New Roman"/>
        </w:rPr>
      </w:pPr>
      <w:r>
        <w:rPr>
          <w:rFonts w:cs="Times New Roman"/>
        </w:rPr>
        <w:t xml:space="preserve">This </w:t>
      </w:r>
      <w:r w:rsidR="00A36362" w:rsidRPr="0040237C">
        <w:rPr>
          <w:rFonts w:cs="Times New Roman"/>
        </w:rPr>
        <w:t xml:space="preserve">is means that the signal form the sonar will not always reflect directly back to the receiver. If </w:t>
      </w:r>
      <w:r w:rsidR="00936EE6">
        <w:rPr>
          <w:rFonts w:cs="Times New Roman"/>
        </w:rPr>
        <w:t>any</w:t>
      </w:r>
      <w:r w:rsidR="00F3748E">
        <w:rPr>
          <w:rFonts w:cs="Times New Roman"/>
        </w:rPr>
        <w:t xml:space="preserve"> portion of the signal returns,</w:t>
      </w:r>
      <w:r w:rsidR="00A36362" w:rsidRPr="0040237C">
        <w:rPr>
          <w:rFonts w:cs="Times New Roman"/>
        </w:rPr>
        <w:t xml:space="preserve"> there is a good chance that it h</w:t>
      </w:r>
      <w:r w:rsidR="00E07C07">
        <w:rPr>
          <w:rFonts w:cs="Times New Roman"/>
        </w:rPr>
        <w:t>as bounced off</w:t>
      </w:r>
      <w:r w:rsidR="00A36362" w:rsidRPr="0040237C">
        <w:rPr>
          <w:rFonts w:cs="Times New Roman"/>
        </w:rPr>
        <w:t xml:space="preserve"> other objects and the distance value o</w:t>
      </w:r>
      <w:r w:rsidR="0048052C">
        <w:rPr>
          <w:rFonts w:cs="Times New Roman"/>
        </w:rPr>
        <w:t>btained is actually much greater</w:t>
      </w:r>
      <w:r w:rsidR="00A36362" w:rsidRPr="0040237C">
        <w:rPr>
          <w:rFonts w:cs="Times New Roman"/>
        </w:rPr>
        <w:t xml:space="preserve"> than the true distance to the obj</w:t>
      </w:r>
      <w:r w:rsidR="00DD14F5">
        <w:rPr>
          <w:rFonts w:cs="Times New Roman"/>
        </w:rPr>
        <w:t xml:space="preserve">ect of interest </w:t>
      </w:r>
      <w:r w:rsidR="00E07C07">
        <w:rPr>
          <w:rFonts w:cs="Times New Roman"/>
        </w:rPr>
        <w:t>(S</w:t>
      </w:r>
      <w:r w:rsidR="00DD14F5">
        <w:rPr>
          <w:rFonts w:cs="Times New Roman"/>
        </w:rPr>
        <w:t>ee figure 2.2</w:t>
      </w:r>
      <w:r w:rsidR="00A36362" w:rsidRPr="0040237C">
        <w:rPr>
          <w:rFonts w:cs="Times New Roman"/>
        </w:rPr>
        <w:t xml:space="preserve"> for an example</w:t>
      </w:r>
      <w:r w:rsidR="00A36362" w:rsidRPr="0040237C">
        <w:rPr>
          <w:rFonts w:cs="Times New Roman"/>
          <w:b/>
          <w:bCs/>
        </w:rPr>
        <w:t>.</w:t>
      </w:r>
      <w:r w:rsidR="00E07C07">
        <w:rPr>
          <w:rFonts w:cs="Times New Roman"/>
        </w:rPr>
        <w:t>)</w:t>
      </w:r>
    </w:p>
    <w:p w14:paraId="0C991F67" w14:textId="77777777" w:rsidR="003A0BE8" w:rsidRPr="003A0BE8" w:rsidRDefault="003A0BE8" w:rsidP="003A0BE8">
      <w:pPr>
        <w:spacing w:line="480" w:lineRule="auto"/>
      </w:pPr>
      <w:r>
        <w:t>Figure 2.2</w:t>
      </w:r>
    </w:p>
    <w:p w14:paraId="695670D5" w14:textId="77777777" w:rsidR="003A0BE8" w:rsidRPr="003A0BE8" w:rsidRDefault="003A0BE8" w:rsidP="003A0BE8">
      <w:pPr>
        <w:spacing w:line="480" w:lineRule="auto"/>
        <w:rPr>
          <w:i/>
        </w:rPr>
      </w:pPr>
      <w:r w:rsidRPr="003A0BE8">
        <w:rPr>
          <w:i/>
        </w:rPr>
        <w:t>Specular Reflection in sonar</w:t>
      </w:r>
    </w:p>
    <w:p w14:paraId="343380FC" w14:textId="77777777" w:rsidR="00377163" w:rsidRDefault="00177BF5" w:rsidP="00E8537E">
      <w:pPr>
        <w:spacing w:line="480" w:lineRule="auto"/>
        <w:jc w:val="center"/>
      </w:pPr>
      <w:r>
        <w:rPr>
          <w:noProof/>
          <w:lang w:eastAsia="en-US" w:bidi="ar-SA"/>
        </w:rPr>
        <w:drawing>
          <wp:inline distT="0" distB="0" distL="0" distR="0" wp14:anchorId="7E179589" wp14:editId="69D0A6B9">
            <wp:extent cx="2771775" cy="2143125"/>
            <wp:effectExtent l="0" t="0" r="9525" b="9525"/>
            <wp:docPr id="1"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r>
        <w:rPr>
          <w:noProof/>
          <w:lang w:eastAsia="en-US" w:bidi="ar-SA"/>
        </w:rPr>
        <w:drawing>
          <wp:inline distT="0" distB="0" distL="0" distR="0" wp14:anchorId="0498EE16" wp14:editId="79F28486">
            <wp:extent cx="2200275" cy="2152650"/>
            <wp:effectExtent l="0" t="0" r="9525" b="0"/>
            <wp:docPr id="2"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3" cstate="print">
                      <a:extLst>
                        <a:ext uri="{28A0092B-C50C-407E-A947-70E740481C1C}">
                          <a14:useLocalDpi xmlns:a14="http://schemas.microsoft.com/office/drawing/2010/main" val="0"/>
                        </a:ext>
                      </a:extLst>
                    </a:blip>
                    <a:srcRect l="30116" t="14285" r="39706" b="4999"/>
                    <a:stretch>
                      <a:fillRect/>
                    </a:stretch>
                  </pic:blipFill>
                  <pic:spPr bwMode="auto">
                    <a:xfrm>
                      <a:off x="0" y="0"/>
                      <a:ext cx="2200275" cy="2152650"/>
                    </a:xfrm>
                    <a:prstGeom prst="rect">
                      <a:avLst/>
                    </a:prstGeom>
                    <a:noFill/>
                    <a:ln>
                      <a:noFill/>
                    </a:ln>
                  </pic:spPr>
                </pic:pic>
              </a:graphicData>
            </a:graphic>
          </wp:inline>
        </w:drawing>
      </w:r>
    </w:p>
    <w:p w14:paraId="36E802B6" w14:textId="77777777" w:rsidR="00950C47" w:rsidRDefault="00EE5899" w:rsidP="00950C47">
      <w:pPr>
        <w:spacing w:line="480" w:lineRule="auto"/>
      </w:pPr>
      <w:r>
        <w:t xml:space="preserve">The previous figure </w:t>
      </w:r>
      <w:r w:rsidR="00DD14F5">
        <w:t>shows two examples</w:t>
      </w:r>
      <w:r w:rsidR="00936EE6">
        <w:t xml:space="preserve">. One describes what happens when the </w:t>
      </w:r>
      <w:r w:rsidR="00936EE6">
        <w:lastRenderedPageBreak/>
        <w:t>object being sensed is not in full view of the sensor. The other describes a situation in which specular reflection can occur.</w:t>
      </w:r>
    </w:p>
    <w:p w14:paraId="7DBCDEAC" w14:textId="77777777" w:rsidR="003A0BE8" w:rsidRPr="003A0BE8" w:rsidRDefault="003A0BE8" w:rsidP="003A0BE8">
      <w:pPr>
        <w:spacing w:line="480" w:lineRule="auto"/>
      </w:pPr>
      <w:r>
        <w:t>Figure 2.3</w:t>
      </w:r>
    </w:p>
    <w:p w14:paraId="51B77587" w14:textId="77777777" w:rsidR="003A0BE8" w:rsidRPr="003A0BE8" w:rsidRDefault="003A0BE8" w:rsidP="003A0BE8">
      <w:pPr>
        <w:spacing w:line="480" w:lineRule="auto"/>
        <w:rPr>
          <w:i/>
        </w:rPr>
      </w:pPr>
      <w:r w:rsidRPr="003A0BE8">
        <w:rPr>
          <w:i/>
        </w:rPr>
        <w:t>Sonar sensor in a corner</w:t>
      </w:r>
    </w:p>
    <w:p w14:paraId="06249E6D" w14:textId="77777777" w:rsidR="008A0D65" w:rsidRDefault="00177BF5" w:rsidP="00E8537E">
      <w:pPr>
        <w:spacing w:line="480" w:lineRule="auto"/>
        <w:jc w:val="center"/>
      </w:pPr>
      <w:r>
        <w:rPr>
          <w:noProof/>
          <w:lang w:eastAsia="en-US" w:bidi="ar-SA"/>
        </w:rPr>
        <w:drawing>
          <wp:inline distT="0" distB="0" distL="0" distR="0" wp14:anchorId="67D31445" wp14:editId="27BD8431">
            <wp:extent cx="2667000" cy="2066925"/>
            <wp:effectExtent l="0" t="0" r="0" b="9525"/>
            <wp:docPr id="8"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14:paraId="45DE8208" w14:textId="77777777" w:rsidR="00A36362" w:rsidRPr="00EE5899" w:rsidRDefault="00EE5899" w:rsidP="00EE5899">
      <w:pPr>
        <w:spacing w:line="480" w:lineRule="auto"/>
      </w:pPr>
      <w:r>
        <w:t xml:space="preserve">When the sonar sensor is used in a corner, the reflection of the beam causes different parts of the signal to be returned to the sensor at many different times. </w:t>
      </w:r>
      <w:r w:rsidR="00DD14F5">
        <w:t xml:space="preserve">When this happens the distance readings from one moment to the next become extremely erratic. </w:t>
      </w:r>
      <w:r w:rsidR="00A36362" w:rsidRPr="0040237C">
        <w:rPr>
          <w:rFonts w:cs="Times New Roman"/>
        </w:rPr>
        <w:t xml:space="preserve">Due to this limitation it eventually became clear that sonar was not going to be an acceptable way to get distance data. Although sonar offered a very good distance range, there was no way to know that the robot would be facing an object perpendicularly and thus was getting valid readings. </w:t>
      </w:r>
    </w:p>
    <w:p w14:paraId="042F3CDC" w14:textId="77777777" w:rsidR="0038656B" w:rsidRDefault="00A36362">
      <w:pPr>
        <w:spacing w:line="480" w:lineRule="auto"/>
        <w:rPr>
          <w:rFonts w:cs="Times New Roman"/>
        </w:rPr>
      </w:pPr>
      <w:r w:rsidRPr="0040237C">
        <w:rPr>
          <w:rFonts w:cs="Times New Roman"/>
        </w:rPr>
        <w:tab/>
        <w:t>Infrared range-finders use a similar principle to the sonar range-finders except that</w:t>
      </w:r>
      <w:r w:rsidR="0048052C">
        <w:rPr>
          <w:rFonts w:cs="Times New Roman"/>
        </w:rPr>
        <w:t xml:space="preserve">, </w:t>
      </w:r>
      <w:r w:rsidR="0048052C" w:rsidRPr="0040237C">
        <w:rPr>
          <w:rFonts w:cs="Times New Roman"/>
        </w:rPr>
        <w:t>instead of a pulse of soun</w:t>
      </w:r>
      <w:r w:rsidR="0048052C">
        <w:rPr>
          <w:rFonts w:cs="Times New Roman"/>
        </w:rPr>
        <w:t>d,</w:t>
      </w:r>
      <w:r w:rsidRPr="0040237C">
        <w:rPr>
          <w:rFonts w:cs="Times New Roman"/>
        </w:rPr>
        <w:t xml:space="preserve"> a beam of infrare</w:t>
      </w:r>
      <w:r w:rsidR="0048052C">
        <w:rPr>
          <w:rFonts w:cs="Times New Roman"/>
        </w:rPr>
        <w:t>d light bounces off an object</w:t>
      </w:r>
      <w:r w:rsidR="004F291C">
        <w:rPr>
          <w:rFonts w:cs="Times New Roman"/>
        </w:rPr>
        <w:t xml:space="preserve">. </w:t>
      </w:r>
      <w:r w:rsidR="00E07C07">
        <w:rPr>
          <w:rFonts w:cs="Times New Roman"/>
        </w:rPr>
        <w:t xml:space="preserve">These range-finders </w:t>
      </w:r>
      <w:r w:rsidRPr="0040237C">
        <w:rPr>
          <w:rFonts w:cs="Times New Roman"/>
        </w:rPr>
        <w:t>were not initially considered because their operating range is much smaller than that of sonar range-finders. An example of a fairly standard robotics IR</w:t>
      </w:r>
      <w:r w:rsidR="00A765A4">
        <w:rPr>
          <w:rFonts w:cs="Times New Roman"/>
        </w:rPr>
        <w:t xml:space="preserve"> range-finder is the Sharp GP2D1</w:t>
      </w:r>
      <w:r w:rsidRPr="0040237C">
        <w:rPr>
          <w:rFonts w:cs="Times New Roman"/>
        </w:rPr>
        <w:t>2</w:t>
      </w:r>
      <w:r w:rsidR="00140ADE">
        <w:rPr>
          <w:rFonts w:cs="Times New Roman"/>
        </w:rPr>
        <w:t xml:space="preserve">. </w:t>
      </w:r>
      <w:r w:rsidR="00A350E9">
        <w:rPr>
          <w:rFonts w:cs="Times New Roman"/>
        </w:rPr>
        <w:t xml:space="preserve">The measurement from the Sharp series of </w:t>
      </w:r>
      <w:r w:rsidR="00A350E9">
        <w:rPr>
          <w:rFonts w:cs="Times New Roman"/>
        </w:rPr>
        <w:lastRenderedPageBreak/>
        <w:t xml:space="preserve">rangefinders is not based on the time it takes for the light pulse to return. Instead, the receiving side of the rangefinder uses a linear IR detector to determine the angle between the straight line of the emitted IR light beam and the line that follows the path of the light reflected back to the receiver. Knowing this angle and the distance between the emitter and receiver allow the sensor to determine the distance to the object that is reflecting the IR light. According to the Sharp rangefinder specifications this method of distance measurement is called </w:t>
      </w:r>
      <w:r w:rsidR="0038656B">
        <w:rPr>
          <w:rFonts w:cs="Times New Roman"/>
        </w:rPr>
        <w:t>triangulation; an example can be seen bellow</w:t>
      </w:r>
      <w:r w:rsidR="00A350E9">
        <w:rPr>
          <w:rFonts w:cs="Times New Roman"/>
        </w:rPr>
        <w:t>.</w:t>
      </w:r>
    </w:p>
    <w:p w14:paraId="233E7022" w14:textId="77777777" w:rsidR="0038656B" w:rsidRDefault="0038656B">
      <w:pPr>
        <w:spacing w:line="480" w:lineRule="auto"/>
        <w:rPr>
          <w:rFonts w:cs="Times New Roman"/>
        </w:rPr>
      </w:pPr>
      <w:r>
        <w:rPr>
          <w:rFonts w:cs="Times New Roman"/>
        </w:rPr>
        <w:t>Figure 2.4</w:t>
      </w:r>
    </w:p>
    <w:p w14:paraId="2D608246" w14:textId="77777777" w:rsidR="0038656B" w:rsidRDefault="0038656B">
      <w:pPr>
        <w:spacing w:line="480" w:lineRule="auto"/>
        <w:rPr>
          <w:rFonts w:cs="Times New Roman"/>
          <w:i/>
        </w:rPr>
      </w:pPr>
      <w:r>
        <w:rPr>
          <w:rFonts w:cs="Times New Roman"/>
          <w:i/>
        </w:rPr>
        <w:t>Distance sensing using IR rangefinder and triangulation</w:t>
      </w:r>
    </w:p>
    <w:p w14:paraId="6A727A90" w14:textId="77777777" w:rsidR="0038656B" w:rsidRPr="0038656B" w:rsidRDefault="00D328C3">
      <w:pPr>
        <w:spacing w:line="480" w:lineRule="auto"/>
        <w:rPr>
          <w:rFonts w:cs="Times New Roman"/>
        </w:rPr>
      </w:pPr>
      <w:r>
        <w:rPr>
          <w:rFonts w:cs="Times New Roman"/>
          <w:noProof/>
          <w:lang w:eastAsia="en-US" w:bidi="ar-SA"/>
        </w:rPr>
        <mc:AlternateContent>
          <mc:Choice Requires="wpg">
            <w:drawing>
              <wp:anchor distT="0" distB="0" distL="114300" distR="114300" simplePos="0" relativeHeight="251688960" behindDoc="0" locked="0" layoutInCell="1" allowOverlap="1" wp14:anchorId="2C851F92" wp14:editId="0A1900BB">
                <wp:simplePos x="0" y="0"/>
                <wp:positionH relativeFrom="column">
                  <wp:posOffset>1254760</wp:posOffset>
                </wp:positionH>
                <wp:positionV relativeFrom="paragraph">
                  <wp:posOffset>662940</wp:posOffset>
                </wp:positionV>
                <wp:extent cx="1090295" cy="1783080"/>
                <wp:effectExtent l="762000" t="38100" r="528955" b="2667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1783080"/>
                          <a:chOff x="4785" y="-478141"/>
                          <a:chExt cx="1090590" cy="1783066"/>
                        </a:xfrm>
                      </wpg:grpSpPr>
                      <wpg:grpSp>
                        <wpg:cNvPr id="31" name="Group 31"/>
                        <wpg:cNvGrpSpPr/>
                        <wpg:grpSpPr>
                          <a:xfrm>
                            <a:off x="266700" y="781050"/>
                            <a:ext cx="828675" cy="523875"/>
                            <a:chOff x="0" y="0"/>
                            <a:chExt cx="828675" cy="523875"/>
                          </a:xfrm>
                        </wpg:grpSpPr>
                        <wps:wsp>
                          <wps:cNvPr id="25" name="Line Callout 1 25"/>
                          <wps:cNvSpPr/>
                          <wps:spPr>
                            <a:xfrm>
                              <a:off x="0" y="0"/>
                              <a:ext cx="828675" cy="523875"/>
                            </a:xfrm>
                            <a:prstGeom prst="borderCallout1">
                              <a:avLst>
                                <a:gd name="adj1" fmla="val -1250"/>
                                <a:gd name="adj2" fmla="val -1436"/>
                                <a:gd name="adj3" fmla="val 14318"/>
                                <a:gd name="adj4" fmla="val -54425"/>
                              </a:avLst>
                            </a:prstGeom>
                          </wps:spPr>
                          <wps:style>
                            <a:lnRef idx="2">
                              <a:schemeClr val="accent6"/>
                            </a:lnRef>
                            <a:fillRef idx="1">
                              <a:schemeClr val="lt1"/>
                            </a:fillRef>
                            <a:effectRef idx="0">
                              <a:schemeClr val="accent6"/>
                            </a:effectRef>
                            <a:fontRef idx="minor">
                              <a:schemeClr val="dk1"/>
                            </a:fontRef>
                          </wps:style>
                          <wps:txbx>
                            <w:txbxContent>
                              <w:p w14:paraId="20C907FA" w14:textId="77777777" w:rsidR="004D6E47" w:rsidRDefault="004D6E47"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0" y="0"/>
                              <a:ext cx="828675" cy="523875"/>
                            </a:xfrm>
                            <a:prstGeom prst="borderCallout1">
                              <a:avLst>
                                <a:gd name="adj1" fmla="val 569"/>
                                <a:gd name="adj2" fmla="val 863"/>
                                <a:gd name="adj3" fmla="val -240228"/>
                                <a:gd name="adj4" fmla="val -110747"/>
                              </a:avLst>
                            </a:prstGeom>
                          </wps:spPr>
                          <wps:style>
                            <a:lnRef idx="2">
                              <a:schemeClr val="accent6"/>
                            </a:lnRef>
                            <a:fillRef idx="1">
                              <a:schemeClr val="lt1"/>
                            </a:fillRef>
                            <a:effectRef idx="0">
                              <a:schemeClr val="accent6"/>
                            </a:effectRef>
                            <a:fontRef idx="minor">
                              <a:schemeClr val="dk1"/>
                            </a:fontRef>
                          </wps:style>
                          <wps:txbx>
                            <w:txbxContent>
                              <w:p w14:paraId="5229D847" w14:textId="77777777" w:rsidR="004D6E47" w:rsidRDefault="004D6E47"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0" y="0"/>
                              <a:ext cx="828675" cy="523875"/>
                            </a:xfrm>
                            <a:prstGeom prst="borderCallout1">
                              <a:avLst>
                                <a:gd name="adj1" fmla="val -3068"/>
                                <a:gd name="adj2" fmla="val 99714"/>
                                <a:gd name="adj3" fmla="val -78409"/>
                                <a:gd name="adj4" fmla="val 165115"/>
                              </a:avLst>
                            </a:prstGeom>
                          </wps:spPr>
                          <wps:style>
                            <a:lnRef idx="2">
                              <a:schemeClr val="accent6"/>
                            </a:lnRef>
                            <a:fillRef idx="1">
                              <a:schemeClr val="lt1"/>
                            </a:fillRef>
                            <a:effectRef idx="0">
                              <a:schemeClr val="accent6"/>
                            </a:effectRef>
                            <a:fontRef idx="minor">
                              <a:schemeClr val="dk1"/>
                            </a:fontRef>
                          </wps:style>
                          <wps:txbx>
                            <w:txbxContent>
                              <w:p w14:paraId="7EEFD51F" w14:textId="77777777" w:rsidR="004D6E47" w:rsidRDefault="004D6E47"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0"/>
                              <a:ext cx="828675" cy="523875"/>
                            </a:xfrm>
                            <a:prstGeom prst="borderCallout1">
                              <a:avLst>
                                <a:gd name="adj1" fmla="val 9660"/>
                                <a:gd name="adj2" fmla="val 199713"/>
                                <a:gd name="adj3" fmla="val -3864"/>
                                <a:gd name="adj4" fmla="val 101897"/>
                              </a:avLst>
                            </a:prstGeom>
                          </wps:spPr>
                          <wps:style>
                            <a:lnRef idx="2">
                              <a:schemeClr val="accent6"/>
                            </a:lnRef>
                            <a:fillRef idx="1">
                              <a:schemeClr val="lt1"/>
                            </a:fillRef>
                            <a:effectRef idx="0">
                              <a:schemeClr val="accent6"/>
                            </a:effectRef>
                            <a:fontRef idx="minor">
                              <a:schemeClr val="dk1"/>
                            </a:fontRef>
                          </wps:style>
                          <wps:txbx>
                            <w:txbxContent>
                              <w:p w14:paraId="36833EBC" w14:textId="77777777" w:rsidR="004D6E47" w:rsidRDefault="004D6E47"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4785" y="-478141"/>
                            <a:ext cx="828772" cy="523987"/>
                            <a:chOff x="4785" y="-478141"/>
                            <a:chExt cx="828772" cy="523987"/>
                          </a:xfrm>
                        </wpg:grpSpPr>
                        <wps:wsp>
                          <wps:cNvPr id="29" name="Line Callout 1 29"/>
                          <wps:cNvSpPr/>
                          <wps:spPr>
                            <a:xfrm>
                              <a:off x="4882" y="-478141"/>
                              <a:ext cx="828675" cy="523875"/>
                            </a:xfrm>
                            <a:prstGeom prst="borderCallout1">
                              <a:avLst>
                                <a:gd name="adj1" fmla="val 139445"/>
                                <a:gd name="adj2" fmla="val 179677"/>
                                <a:gd name="adj3" fmla="val 99772"/>
                                <a:gd name="adj4" fmla="val 98449"/>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1EBA0B2" w14:textId="77777777" w:rsidR="004D6E47" w:rsidRDefault="004D6E47"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4785" y="-478029"/>
                              <a:ext cx="828675" cy="523875"/>
                            </a:xfrm>
                            <a:prstGeom prst="borderCallout1">
                              <a:avLst>
                                <a:gd name="adj1" fmla="val 115570"/>
                                <a:gd name="adj2" fmla="val -91712"/>
                                <a:gd name="adj3" fmla="val 47045"/>
                                <a:gd name="adj4" fmla="val -1551"/>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92074" w14:textId="77777777" w:rsidR="004D6E47" w:rsidRDefault="004D6E47"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89" o:spid="_x0000_s1026" style="position:absolute;margin-left:98.8pt;margin-top:52.2pt;width:85.85pt;height:140.4pt;z-index:251688960;mso-width-relative:margin;mso-height-relative:margin"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1oMUA&#10;AADbAAAADwAAAGRycy9kb3ducmV2LnhtbESPT2sCMRTE7wW/Q3iCt5pV6R9Wo4ig9iRUe+ntdfPc&#10;Xdy8rEl2TfvpTaHQ4zAzv2EWq2ga0ZPztWUFk3EGgriwuuZSwcdp+/gKwgdkjY1lUvBNHlbLwcMC&#10;c21v/E79MZQiQdjnqKAKoc2l9EVFBv3YtsTJO1tnMCTpSqkd3hLcNHKaZc/SYM1pocKWNhUVl2Nn&#10;FJy6XbjOXB+72WT7uT7s3c9L/FJqNIzrOYhAMfyH/9pvWsH0CX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XWgxQAAANsAAAAPAAAAAAAAAAAAAAAAAJgCAABkcnMv&#10;ZG93bnJldi54bWxQSwUGAAAAAAQABAD1AAAAigMAAAAA&#10;" adj="-11756,3093,-310,-270" fillcolor="white [3201]" strokecolor="#f79646 [3209]" strokeweight="2pt">
                    <v:textbox>
                      <w:txbxContent>
                        <w:p w:rsidR="00FC562E" w:rsidRDefault="00FC562E" w:rsidP="0038656B">
                          <w:pPr>
                            <w:jc w:val="center"/>
                          </w:pPr>
                          <w: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k6MMA&#10;AADbAAAADwAAAGRycy9kb3ducmV2LnhtbESPQYvCMBSE7wv+h/AEL4umFlekGkVEQbzZrYe9PZpn&#10;W21eShO1/nsjCHscZuYbZrHqTC3u1LrKsoLxKAJBnFtdcaEg+90NZyCcR9ZYWyYFT3KwWva+Fpho&#10;++Aj3VNfiABhl6CC0vsmkdLlJRl0I9sQB+9sW4M+yLaQusVHgJtaxlE0lQYrDgslNrQpKb+mN6Pg&#10;kBX+Msn2+vsZp6dss/072fpHqUG/W89BeOr8f/jT3msF8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k6MMAAADbAAAADwAAAAAAAAAAAAAAAACYAgAAZHJzL2Rv&#10;d25yZXYueG1sUEsFBgAAAAAEAAQA9QAAAIgDAAAAAA==&#10;" adj="-23921,-51889,186,123" fillcolor="white [3201]" strokecolor="#f79646 [3209]" strokeweight="2pt">
                    <v:textbox>
                      <w:txbxContent>
                        <w:p w:rsidR="00FC562E" w:rsidRDefault="00FC562E" w:rsidP="0038656B">
                          <w:pPr>
                            <w:jc w:val="center"/>
                          </w:pPr>
                          <w: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SZMYA&#10;AADbAAAADwAAAGRycy9kb3ducmV2LnhtbESPQWvCQBSE70L/w/IKvUjd1EMrqauIErEooqal19fs&#10;M4lm34bsNsZ/3xUKHoeZ+YYZTztTiZYaV1pW8DKIQBBnVpecK/hMk+cRCOeRNVaWScGVHEwnD70x&#10;xtpeeE/tweciQNjFqKDwvo6ldFlBBt3A1sTBO9rGoA+yyaVu8BLgppLDKHqVBksOCwXWNC8oOx9+&#10;jYJ2lX5vN+tF/2eXLJf645Tor7RS6umxm72D8NT5e/i/vdIKhm9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SZMYAAADbAAAADwAAAAAAAAAAAAAAAACYAgAAZHJz&#10;L2Rvd25yZXYueG1sUEsFBgAAAAAEAAQA9QAAAIsDAAAAAA==&#10;" adj="35665,-16936,21538,-663" fillcolor="white [3201]" strokecolor="#f79646 [3209]" strokeweight="2pt">
                    <v:textbox>
                      <w:txbxContent>
                        <w:p w:rsidR="00FC562E" w:rsidRDefault="00FC562E" w:rsidP="0038656B">
                          <w:pPr>
                            <w:jc w:val="center"/>
                          </w:pPr>
                          <w: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RrsA&#10;AADbAAAADwAAAGRycy9kb3ducmV2LnhtbERPuwrCMBTdBf8hXMFNUwuKVqOIILg4+NovyTUtNjel&#10;iVr/3gyC4+G8V5vO1eJFbag8K5iMMxDE2puKrYLrZT+agwgR2WDtmRR8KMBm3e+tsDD+zSd6naMV&#10;KYRDgQrKGJtCyqBLchjGviFO3N23DmOCrZWmxXcKd7XMs2wmHVacGkpsaFeSfpyfTsHCPKf+kx+O&#10;C6tv86PNQiXvWqnhoNsuQUTq4l/8cx+MgjyNTV/SD5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yZEa7AAAA2wAAAA8AAAAAAAAAAAAAAAAAmAIAAGRycy9kb3ducmV2Lnht&#10;bFBLBQYAAAAABAAEAPUAAACAAwAAAAA=&#10;" adj="22010,-835,43138,2087" fillcolor="white [3201]" strokecolor="#f79646 [3209]" strokeweight="2pt">
                    <v:textbox>
                      <w:txbxContent>
                        <w:p w:rsidR="00FC562E" w:rsidRDefault="00FC562E" w:rsidP="0038656B">
                          <w:pPr>
                            <w:jc w:val="center"/>
                          </w:pPr>
                          <w: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50CcMA&#10;AADbAAAADwAAAGRycy9kb3ducmV2LnhtbESPQWvCQBSE7wX/w/IK3ppNFYqNWUUUxVOhaanXR/aZ&#10;BLNvQ3Zdt/313ULB4zAz3zDlOppeBBpdZ1nBc5aDIK6t7rhR8Pmxf1qAcB5ZY2+ZFHyTg/Vq8lBi&#10;oe2N3ylUvhEJwq5ABa33QyGlq1sy6DI7ECfvbEeDPsmxkXrEW4KbXs7y/EUa7DgttDjQtqX6Ul2N&#10;gn0+J3v6ejteDz9oYrUJOxODUtPHuFmC8BT9PfzfPmoFs1f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50CcMAAADbAAAADwAAAAAAAAAAAAAAAACYAgAAZHJzL2Rv&#10;d25yZXYueG1sUEsFBgAAAAAEAAQA9QAAAIgDAAAAAA==&#10;" adj="21265,21551,38810,30120" fillcolor="white [3201]" strokecolor="#31849b [2408]" strokeweight="2pt">
                    <v:textbox>
                      <w:txbxContent>
                        <w:p w:rsidR="00FC562E" w:rsidRDefault="00FC562E" w:rsidP="00140ADE">
                          <w:pPr>
                            <w:jc w:val="center"/>
                          </w:pPr>
                          <w: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e4cEA&#10;AADbAAAADwAAAGRycy9kb3ducmV2LnhtbERPTUvDQBC9F/wPywi9FLurBZHYbRFBEALFNPXgbciO&#10;STA7G3bXNvn3zqHg8fG+t/vJD+pMMfWBLdyvDSjiJrieWwun+u3uCVTKyA6HwGRhpgT73c1ii4UL&#10;F67ofMytkhBOBVroch4LrVPTkce0DiOxcN8heswCY6tdxIuE+0E/GPOoPfYsDR2O9NpR83P89VLi&#10;p8+yWpVfTYp1aT54NodqtnZ5O708g8o05X/x1f3uLGxkvXyRH6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uHBAAAA2wAAAA8AAAAAAAAAAAAAAAAAmAIAAGRycy9kb3du&#10;cmV2LnhtbFBLBQYAAAAABAAEAPUAAACGAwAAAAA=&#10;" adj="-335,10162,-19810,24963" fillcolor="white [3201]" strokecolor="#31849b [2408]" strokeweight="2pt">
                    <v:textbox>
                      <w:txbxContent>
                        <w:p w:rsidR="00FC562E" w:rsidRDefault="00FC562E" w:rsidP="00140ADE">
                          <w:pPr>
                            <w:jc w:val="center"/>
                          </w:pPr>
                          <w:r>
                            <w:t>Different Distances</w:t>
                          </w:r>
                        </w:p>
                      </w:txbxContent>
                    </v:textbox>
                    <o:callout v:ext="edit" minusx="t"/>
                  </v:shape>
                </v:group>
              </v:group>
            </w:pict>
          </mc:Fallback>
        </mc:AlternateContent>
      </w:r>
      <w:r w:rsidR="0038656B">
        <w:rPr>
          <w:rFonts w:cs="Times New Roman"/>
          <w:noProof/>
          <w:lang w:eastAsia="en-US" w:bidi="ar-SA"/>
        </w:rPr>
        <w:drawing>
          <wp:inline distT="0" distB="0" distL="0" distR="0" wp14:anchorId="7C3DAD7E" wp14:editId="6535B761">
            <wp:extent cx="3810000" cy="3438525"/>
            <wp:effectExtent l="0" t="0" r="0" b="9525"/>
            <wp:docPr id="12"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sharp_I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750"/>
                    <a:stretch/>
                  </pic:blipFill>
                  <pic:spPr bwMode="auto">
                    <a:xfrm>
                      <a:off x="0" y="0"/>
                      <a:ext cx="38100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44D4DCED" w14:textId="77777777" w:rsidR="00A36362" w:rsidRPr="0040237C" w:rsidRDefault="00140ADE">
      <w:pPr>
        <w:spacing w:line="480" w:lineRule="auto"/>
        <w:rPr>
          <w:rFonts w:cs="Times New Roman"/>
        </w:rPr>
      </w:pPr>
      <w:r>
        <w:rPr>
          <w:rFonts w:cs="Times New Roman"/>
        </w:rPr>
        <w:t xml:space="preserve">Due to the fact that the receiving portion of the sensor must be able to focus on the point of light produced by the emitter, there is a much smaller area in which IR </w:t>
      </w:r>
      <w:r>
        <w:rPr>
          <w:rFonts w:cs="Times New Roman"/>
        </w:rPr>
        <w:lastRenderedPageBreak/>
        <w:t xml:space="preserve">distance reading are valid. The GP2D12 only has an effective range from 10cm (4 inches) to 80cm (30 inches). </w:t>
      </w:r>
      <w:r w:rsidR="00A36362" w:rsidRPr="0040237C">
        <w:rPr>
          <w:rFonts w:cs="Times New Roman"/>
        </w:rPr>
        <w:t xml:space="preserve">It was thought initially that this would be too small for the </w:t>
      </w:r>
      <w:r w:rsidR="002E2E04" w:rsidRPr="0040237C">
        <w:rPr>
          <w:rFonts w:cs="Times New Roman"/>
        </w:rPr>
        <w:t>researcher’s</w:t>
      </w:r>
      <w:r w:rsidR="00A36362" w:rsidRPr="0040237C">
        <w:rPr>
          <w:rFonts w:cs="Times New Roman"/>
        </w:rPr>
        <w:t xml:space="preserve"> purposes. However, after working with the robot for quite a while it was found that distance data was only needed when the robot was fairly close to an object. This is because the web-cam provides sufficient</w:t>
      </w:r>
      <w:r w:rsidR="00C14269">
        <w:rPr>
          <w:rFonts w:cs="Times New Roman"/>
        </w:rPr>
        <w:t xml:space="preserve"> information to navigate among</w:t>
      </w:r>
      <w:r w:rsidR="00A36362" w:rsidRPr="0040237C">
        <w:rPr>
          <w:rFonts w:cs="Times New Roman"/>
        </w:rPr>
        <w:t xml:space="preserve"> objects so the IR sensor need only be used when the robot determines, using the web-ca</w:t>
      </w:r>
      <w:r w:rsidR="006A69CC">
        <w:rPr>
          <w:rFonts w:cs="Times New Roman"/>
        </w:rPr>
        <w:t>m, that</w:t>
      </w:r>
      <w:r w:rsidR="00A36362" w:rsidRPr="0040237C">
        <w:rPr>
          <w:rFonts w:cs="Times New Roman"/>
        </w:rPr>
        <w:t xml:space="preserve"> the objects are very close and can cause a navigation problem.</w:t>
      </w:r>
    </w:p>
    <w:p w14:paraId="352C382E" w14:textId="77777777" w:rsidR="00A36362" w:rsidRPr="0040237C" w:rsidRDefault="00A36362">
      <w:pPr>
        <w:spacing w:line="480" w:lineRule="auto"/>
        <w:rPr>
          <w:rFonts w:cs="Times New Roman"/>
        </w:rPr>
      </w:pPr>
      <w:r w:rsidRPr="0040237C">
        <w:rPr>
          <w:rFonts w:cs="Times New Roman"/>
        </w:rPr>
        <w:tab/>
        <w:t xml:space="preserve">IR range-finders have a definite advantage over </w:t>
      </w:r>
      <w:r w:rsidR="00E125C7">
        <w:rPr>
          <w:rFonts w:cs="Times New Roman"/>
        </w:rPr>
        <w:t>sonar as there is much less full reflection</w:t>
      </w:r>
      <w:r w:rsidR="00922076">
        <w:rPr>
          <w:rFonts w:cs="Times New Roman"/>
        </w:rPr>
        <w:t xml:space="preserve"> in the pulsed signal. E</w:t>
      </w:r>
      <w:r w:rsidRPr="0040237C">
        <w:rPr>
          <w:rFonts w:cs="Times New Roman"/>
        </w:rPr>
        <w:t>ven when striking an object at an oblique angle, enough of the light beam is reflected back to the sensor for a vali</w:t>
      </w:r>
      <w:r w:rsidR="00BD7D63">
        <w:rPr>
          <w:rFonts w:cs="Times New Roman"/>
        </w:rPr>
        <w:t>d distance reading to be taken.</w:t>
      </w:r>
      <w:r w:rsidR="00E125C7">
        <w:rPr>
          <w:rFonts w:cs="Times New Roman"/>
        </w:rPr>
        <w:t xml:space="preserve"> </w:t>
      </w:r>
      <w:r w:rsidR="00AD27A7">
        <w:rPr>
          <w:rFonts w:cs="Times New Roman"/>
        </w:rPr>
        <w:t xml:space="preserve">Additionally, the point of light that is produced by the IR emitter is much smaller and more directed than pulse of sound produced by the emitter on the ultrasonic rangefinder. This reduces the scattering that is seen when sonar is used in corners. A </w:t>
      </w:r>
      <w:r w:rsidRPr="0040237C">
        <w:rPr>
          <w:rFonts w:cs="Times New Roman"/>
        </w:rPr>
        <w:t>version of Sharp range-finder was found which, through the use of different focusing optics, allows for a greater maximum ranging distance which fits the robot's needs very well.</w:t>
      </w:r>
    </w:p>
    <w:p w14:paraId="7C740C82" w14:textId="77777777" w:rsidR="00A36362" w:rsidRPr="0040237C" w:rsidRDefault="00A36362">
      <w:pPr>
        <w:spacing w:line="480" w:lineRule="auto"/>
        <w:rPr>
          <w:rFonts w:cs="Times New Roman"/>
          <w:i/>
          <w:iCs/>
        </w:rPr>
      </w:pPr>
      <w:r w:rsidRPr="0040237C">
        <w:rPr>
          <w:rFonts w:cs="Times New Roman"/>
          <w:i/>
          <w:iCs/>
        </w:rPr>
        <w:t>Controllers</w:t>
      </w:r>
    </w:p>
    <w:p w14:paraId="0B10C23A" w14:textId="77777777" w:rsidR="00A36362" w:rsidRPr="0040237C" w:rsidRDefault="00A36362">
      <w:pPr>
        <w:spacing w:line="480" w:lineRule="auto"/>
        <w:rPr>
          <w:rFonts w:cs="Times New Roman"/>
        </w:rPr>
      </w:pPr>
      <w:r w:rsidRPr="0040237C">
        <w:rPr>
          <w:rFonts w:cs="Times New Roman"/>
          <w:b/>
          <w:bCs/>
          <w:i/>
          <w:iCs/>
        </w:rPr>
        <w:tab/>
      </w:r>
      <w:r w:rsidRPr="0040237C">
        <w:rPr>
          <w:rFonts w:cs="Times New Roman"/>
        </w:rPr>
        <w:t xml:space="preserve">The first prototype robot that was built was simply a collection of disparate parts. A device </w:t>
      </w:r>
      <w:r w:rsidR="0097144E">
        <w:rPr>
          <w:rFonts w:cs="Times New Roman"/>
        </w:rPr>
        <w:t>was needed</w:t>
      </w:r>
      <w:r w:rsidR="0097144E" w:rsidRPr="0040237C">
        <w:rPr>
          <w:rFonts w:cs="Times New Roman"/>
        </w:rPr>
        <w:t xml:space="preserve"> </w:t>
      </w:r>
      <w:r w:rsidRPr="0040237C">
        <w:rPr>
          <w:rFonts w:cs="Times New Roman"/>
        </w:rPr>
        <w:t xml:space="preserve">to control the various parts of the robot. The Create does contain a small microprocessor (it must in order to receive and interpret byte code through its serial interface) </w:t>
      </w:r>
      <w:r w:rsidR="00922076">
        <w:rPr>
          <w:rFonts w:cs="Times New Roman"/>
        </w:rPr>
        <w:t xml:space="preserve">but </w:t>
      </w:r>
      <w:r w:rsidRPr="0040237C">
        <w:rPr>
          <w:rFonts w:cs="Times New Roman"/>
        </w:rPr>
        <w:t xml:space="preserve">the processing power of this controller is very minimal, and it is not possible to place a custom program on the </w:t>
      </w:r>
      <w:proofErr w:type="spellStart"/>
      <w:r w:rsidRPr="0040237C">
        <w:rPr>
          <w:rFonts w:cs="Times New Roman"/>
        </w:rPr>
        <w:t>Create</w:t>
      </w:r>
      <w:r w:rsidR="0097144E">
        <w:rPr>
          <w:rFonts w:cs="Times New Roman"/>
        </w:rPr>
        <w:t>'</w:t>
      </w:r>
      <w:r w:rsidRPr="0040237C">
        <w:rPr>
          <w:rFonts w:cs="Times New Roman"/>
        </w:rPr>
        <w:t>s</w:t>
      </w:r>
      <w:proofErr w:type="spellEnd"/>
      <w:r w:rsidRPr="0040237C">
        <w:rPr>
          <w:rFonts w:cs="Times New Roman"/>
        </w:rPr>
        <w:t xml:space="preserve"> internal </w:t>
      </w:r>
      <w:r w:rsidRPr="0040237C">
        <w:rPr>
          <w:rFonts w:cs="Times New Roman"/>
        </w:rPr>
        <w:lastRenderedPageBreak/>
        <w:t>controller. These issues meant that a hardware controller needs to be used to organize the robot's operation and interact with its sensors and actuators</w:t>
      </w:r>
    </w:p>
    <w:p w14:paraId="1CF7ED3C" w14:textId="77777777" w:rsidR="00A36362" w:rsidRPr="0040237C" w:rsidRDefault="00A36362">
      <w:pPr>
        <w:spacing w:line="480" w:lineRule="auto"/>
        <w:rPr>
          <w:rFonts w:cs="Times New Roman"/>
        </w:rPr>
      </w:pPr>
      <w:r w:rsidRPr="0040237C">
        <w:rPr>
          <w:rFonts w:cs="Times New Roman"/>
        </w:rPr>
        <w:tab/>
        <w:t xml:space="preserve">A major part of this experiment is the analysis of images. This requires quite a bit of processing power, far more than any microprocessor contains. For this reason the conclusion was reached that an actual computer would be needed. The term “net-book” is a name for a specific subset of laptop or notebook computers, which generally have a screen size of ten inches or smaller. These computers, although they generally have less powerful processors than their larger counterparts, still are powerful enough to process images. The net-book chosen was the ASUS Eee PC 900HA. This model was chosen specifically to fit with the first version of the robot. The 900HA has a screen measuring 8.9 inches diagonally so it was small enough to fit inside the structure of the chassis. </w:t>
      </w:r>
    </w:p>
    <w:p w14:paraId="6E54D92E" w14:textId="77777777" w:rsidR="00A36362" w:rsidRPr="0040237C" w:rsidRDefault="00A36362">
      <w:pPr>
        <w:spacing w:line="480" w:lineRule="auto"/>
        <w:rPr>
          <w:rFonts w:cs="Times New Roman"/>
        </w:rPr>
      </w:pPr>
      <w:r w:rsidRPr="0040237C">
        <w:rPr>
          <w:rFonts w:cs="Times New Roman"/>
        </w:rPr>
        <w:tab/>
        <w:t xml:space="preserve">The Arduino is a micro-controller built around </w:t>
      </w:r>
      <w:r w:rsidRPr="00F04CA2">
        <w:rPr>
          <w:rFonts w:cs="Times New Roman"/>
        </w:rPr>
        <w:t xml:space="preserve">Atmel </w:t>
      </w:r>
      <w:r w:rsidRPr="0040237C">
        <w:rPr>
          <w:rFonts w:cs="Times New Roman"/>
        </w:rPr>
        <w:t xml:space="preserve">processors. The Arduino version used is called the </w:t>
      </w:r>
      <w:r w:rsidRPr="00F04CA2">
        <w:rPr>
          <w:rFonts w:cs="Times New Roman"/>
        </w:rPr>
        <w:t>Arduino</w:t>
      </w:r>
      <w:r w:rsidRPr="0040237C">
        <w:rPr>
          <w:rFonts w:cs="Times New Roman"/>
          <w:color w:val="333333"/>
          <w:sz w:val="21"/>
        </w:rPr>
        <w:t xml:space="preserve"> </w:t>
      </w:r>
      <w:r w:rsidRPr="00F04CA2">
        <w:rPr>
          <w:rFonts w:cs="Times New Roman"/>
        </w:rPr>
        <w:t>D</w:t>
      </w:r>
      <w:r w:rsidR="00C14269">
        <w:rPr>
          <w:rFonts w:cs="Times New Roman"/>
        </w:rPr>
        <w:t>uemilanove and it can use as it</w:t>
      </w:r>
      <w:r w:rsidRPr="00F04CA2">
        <w:rPr>
          <w:rFonts w:cs="Times New Roman"/>
        </w:rPr>
        <w:t>s processor either the Atmel Atmega168, which was used in the final implementation of the project, or the Atmel ATmega328</w:t>
      </w:r>
      <w:r w:rsidRPr="0040237C">
        <w:rPr>
          <w:rFonts w:cs="Times New Roman"/>
        </w:rPr>
        <w:t xml:space="preserve">. The ATmega168 features a </w:t>
      </w:r>
      <w:r w:rsidR="0040237C" w:rsidRPr="0040237C">
        <w:rPr>
          <w:rFonts w:cs="Times New Roman"/>
        </w:rPr>
        <w:t>16 MHz</w:t>
      </w:r>
      <w:r w:rsidRPr="0040237C">
        <w:rPr>
          <w:rFonts w:cs="Times New Roman"/>
        </w:rPr>
        <w:t xml:space="preserve"> processor, 16 KB of flash memory, 1 KB of static ram and a 512 B EEPROM. These boards are extremely popular among electronic and robotic hobbyists due to their open source hardware interface and low price point of thirty dollars. </w:t>
      </w:r>
    </w:p>
    <w:p w14:paraId="481CB75E" w14:textId="77777777" w:rsidR="00A36362" w:rsidRPr="0040237C" w:rsidRDefault="00A36362">
      <w:pPr>
        <w:spacing w:line="480" w:lineRule="auto"/>
        <w:rPr>
          <w:rFonts w:cs="Times New Roman"/>
        </w:rPr>
      </w:pPr>
      <w:r w:rsidRPr="0040237C">
        <w:rPr>
          <w:rFonts w:cs="Times New Roman"/>
        </w:rPr>
        <w:t>The Arduino website (2011) states the following:</w:t>
      </w:r>
    </w:p>
    <w:p w14:paraId="10B35C28" w14:textId="77777777" w:rsidR="00BE4458" w:rsidRDefault="00A36362">
      <w:pPr>
        <w:spacing w:line="480" w:lineRule="auto"/>
        <w:rPr>
          <w:rFonts w:cs="Times New Roman"/>
        </w:rPr>
      </w:pPr>
      <w:r w:rsidRPr="00F04CA2">
        <w:rPr>
          <w:rFonts w:cs="Times New Roman"/>
        </w:rPr>
        <w:tab/>
        <w:t xml:space="preserve">It has 14 digital input/output pins (of which 6 can be used as PWM outputs), </w:t>
      </w:r>
      <w:r w:rsidRPr="00F04CA2">
        <w:rPr>
          <w:rFonts w:cs="Times New Roman"/>
        </w:rPr>
        <w:tab/>
        <w:t xml:space="preserve">6 analog inputs, a 16 MHz crystal oscillator, a USB connection, a power jack, </w:t>
      </w:r>
      <w:r w:rsidRPr="00F04CA2">
        <w:rPr>
          <w:rFonts w:cs="Times New Roman"/>
        </w:rPr>
        <w:lastRenderedPageBreak/>
        <w:tab/>
        <w:t xml:space="preserve">an ICSP header, and a reset button. It contains everything needed to support </w:t>
      </w:r>
      <w:r w:rsidRPr="00F04CA2">
        <w:rPr>
          <w:rFonts w:cs="Times New Roman"/>
        </w:rPr>
        <w:tab/>
        <w:t xml:space="preserve">the microcontroller; simply connect it to a computer with a USB cable or </w:t>
      </w:r>
      <w:r w:rsidRPr="00F04CA2">
        <w:rPr>
          <w:rFonts w:cs="Times New Roman"/>
        </w:rPr>
        <w:tab/>
        <w:t xml:space="preserve">power it with </w:t>
      </w:r>
      <w:proofErr w:type="gramStart"/>
      <w:r w:rsidRPr="00F04CA2">
        <w:rPr>
          <w:rFonts w:cs="Times New Roman"/>
        </w:rPr>
        <w:t>a</w:t>
      </w:r>
      <w:proofErr w:type="gramEnd"/>
      <w:r w:rsidRPr="00F04CA2">
        <w:rPr>
          <w:rFonts w:cs="Times New Roman"/>
        </w:rPr>
        <w:t xml:space="preserve"> AC-to-DC adap</w:t>
      </w:r>
      <w:r w:rsidR="00BE4458">
        <w:rPr>
          <w:rFonts w:cs="Times New Roman"/>
        </w:rPr>
        <w:t xml:space="preserve">ter or battery to get started. </w:t>
      </w:r>
    </w:p>
    <w:p w14:paraId="4BE31730" w14:textId="77777777" w:rsidR="00A36362" w:rsidRPr="00F04CA2" w:rsidRDefault="00A36362" w:rsidP="00BE4458">
      <w:pPr>
        <w:spacing w:line="480" w:lineRule="auto"/>
        <w:ind w:firstLine="709"/>
        <w:rPr>
          <w:rFonts w:cs="Times New Roman"/>
        </w:rPr>
      </w:pPr>
      <w:r w:rsidRPr="00F04CA2">
        <w:rPr>
          <w:rFonts w:cs="Times New Roman"/>
        </w:rPr>
        <w:t>(</w:t>
      </w:r>
      <w:proofErr w:type="spellStart"/>
      <w:r w:rsidR="00BE4458" w:rsidRPr="00B164DB">
        <w:rPr>
          <w:rFonts w:cs="Times New Roman"/>
        </w:rPr>
        <w:t>Cuartielles</w:t>
      </w:r>
      <w:proofErr w:type="spellEnd"/>
      <w:r w:rsidR="00BE4458">
        <w:rPr>
          <w:rFonts w:cs="Times New Roman"/>
        </w:rPr>
        <w:t xml:space="preserve">, </w:t>
      </w:r>
      <w:proofErr w:type="spellStart"/>
      <w:r w:rsidR="00BE4458" w:rsidRPr="00B164DB">
        <w:rPr>
          <w:rFonts w:cs="Times New Roman"/>
        </w:rPr>
        <w:t>Igoe</w:t>
      </w:r>
      <w:proofErr w:type="spellEnd"/>
      <w:r w:rsidR="00BE4458">
        <w:rPr>
          <w:rFonts w:cs="Times New Roman"/>
        </w:rPr>
        <w:t xml:space="preserve"> &amp; </w:t>
      </w:r>
      <w:proofErr w:type="spellStart"/>
      <w:r w:rsidR="00BE4458" w:rsidRPr="00B164DB">
        <w:rPr>
          <w:rFonts w:cs="Times New Roman"/>
        </w:rPr>
        <w:t>Mellis</w:t>
      </w:r>
      <w:proofErr w:type="spellEnd"/>
      <w:r w:rsidR="00BE4458">
        <w:rPr>
          <w:rFonts w:cs="Times New Roman"/>
        </w:rPr>
        <w:t xml:space="preserve">, </w:t>
      </w:r>
      <w:r w:rsidR="00BE4458" w:rsidRPr="00B164DB">
        <w:rPr>
          <w:rFonts w:cs="Times New Roman"/>
        </w:rPr>
        <w:t>2011</w:t>
      </w:r>
      <w:r w:rsidRPr="00F04CA2">
        <w:rPr>
          <w:rFonts w:cs="Times New Roman"/>
        </w:rPr>
        <w:t>)</w:t>
      </w:r>
    </w:p>
    <w:p w14:paraId="61FD702A" w14:textId="77777777" w:rsidR="00A36362" w:rsidRPr="0040237C" w:rsidRDefault="00A36362">
      <w:pPr>
        <w:spacing w:line="480" w:lineRule="auto"/>
        <w:rPr>
          <w:rFonts w:cs="Times New Roman"/>
        </w:rPr>
      </w:pPr>
      <w:r w:rsidRPr="0040237C">
        <w:rPr>
          <w:rFonts w:cs="Times New Roman"/>
        </w:rPr>
        <w:t>Additionally there is an internal USB to RS-232 Serial converter so the USB connection can be used as a serial device on the computer.</w:t>
      </w:r>
    </w:p>
    <w:p w14:paraId="52C4F265" w14:textId="77777777" w:rsidR="00A36362" w:rsidRPr="0040237C" w:rsidRDefault="00A36362">
      <w:pPr>
        <w:spacing w:line="480" w:lineRule="auto"/>
        <w:rPr>
          <w:rFonts w:cs="Times New Roman"/>
          <w:i/>
          <w:iCs/>
        </w:rPr>
      </w:pPr>
      <w:r w:rsidRPr="0040237C">
        <w:rPr>
          <w:rFonts w:cs="Times New Roman"/>
          <w:i/>
          <w:iCs/>
        </w:rPr>
        <w:t>Putting it Together</w:t>
      </w:r>
    </w:p>
    <w:p w14:paraId="6893DF2F" w14:textId="77777777" w:rsidR="007F1AC7" w:rsidRDefault="00A36362">
      <w:pPr>
        <w:spacing w:line="480" w:lineRule="auto"/>
        <w:rPr>
          <w:rFonts w:cs="Times New Roman"/>
        </w:rPr>
      </w:pPr>
      <w:r w:rsidRPr="0040237C">
        <w:rPr>
          <w:rFonts w:cs="Times New Roman"/>
        </w:rPr>
        <w:tab/>
        <w:t xml:space="preserve">To make all of these components work together certain connections had to be made. First, while the Arduino is able to control the individual parts of the robot, it is unable to process the image data from the camera. Second, by itself, the computer cannot control the components of the robot. It is necessary for the Arduino and computer to communicate with one another to coordinate the operation of the robot. To do this the serial interface of the Arduino was utilized. </w:t>
      </w:r>
      <w:r w:rsidR="007B250A">
        <w:rPr>
          <w:rFonts w:cs="Times New Roman"/>
        </w:rPr>
        <w:t xml:space="preserve">For the first </w:t>
      </w:r>
      <w:r w:rsidR="00C541D9">
        <w:rPr>
          <w:rFonts w:cs="Times New Roman"/>
        </w:rPr>
        <w:t>iteration a</w:t>
      </w:r>
      <w:r w:rsidR="007B250A">
        <w:rPr>
          <w:rFonts w:cs="Times New Roman"/>
        </w:rPr>
        <w:t xml:space="preserve"> piece of s</w:t>
      </w:r>
      <w:r w:rsidRPr="0040237C">
        <w:rPr>
          <w:rFonts w:cs="Times New Roman"/>
        </w:rPr>
        <w:t xml:space="preserve">oftware was written </w:t>
      </w:r>
      <w:r w:rsidR="007B250A">
        <w:rPr>
          <w:rFonts w:cs="Times New Roman"/>
        </w:rPr>
        <w:t xml:space="preserve">for the Arduino </w:t>
      </w:r>
      <w:r w:rsidRPr="0040237C">
        <w:rPr>
          <w:rFonts w:cs="Times New Roman"/>
        </w:rPr>
        <w:t>which accepts ASCI</w:t>
      </w:r>
      <w:r w:rsidR="00922076">
        <w:rPr>
          <w:rFonts w:cs="Times New Roman"/>
        </w:rPr>
        <w:t>I command</w:t>
      </w:r>
      <w:r w:rsidR="007B250A">
        <w:rPr>
          <w:rFonts w:cs="Times New Roman"/>
        </w:rPr>
        <w:t>s</w:t>
      </w:r>
      <w:r w:rsidRPr="0040237C">
        <w:rPr>
          <w:rFonts w:cs="Times New Roman"/>
        </w:rPr>
        <w:t xml:space="preserve">. </w:t>
      </w:r>
      <w:r w:rsidR="007B250A">
        <w:rPr>
          <w:rFonts w:cs="Times New Roman"/>
        </w:rPr>
        <w:t xml:space="preserve">The commands consist of a set of characters. Each character further specifies the desired command. </w:t>
      </w:r>
      <w:r w:rsidR="00C541D9">
        <w:rPr>
          <w:rFonts w:cs="Times New Roman"/>
        </w:rPr>
        <w:t xml:space="preserve">For example consider the command </w:t>
      </w:r>
      <w:r w:rsidR="00C541D9">
        <w:rPr>
          <w:rFonts w:cs="Times New Roman"/>
          <w:i/>
        </w:rPr>
        <w:t>MF</w:t>
      </w:r>
      <w:r w:rsidR="0097144E">
        <w:rPr>
          <w:rFonts w:cs="Times New Roman"/>
        </w:rPr>
        <w:t xml:space="preserve">.  </w:t>
      </w:r>
      <w:r w:rsidR="00C541D9">
        <w:rPr>
          <w:rFonts w:cs="Times New Roman"/>
          <w:i/>
        </w:rPr>
        <w:t>M</w:t>
      </w:r>
      <w:r w:rsidR="00C541D9">
        <w:rPr>
          <w:rFonts w:cs="Times New Roman"/>
        </w:rPr>
        <w:t xml:space="preserve"> tells the Arduino that it must move somewhere, </w:t>
      </w:r>
      <w:r w:rsidR="0097144E">
        <w:rPr>
          <w:rFonts w:cs="Times New Roman"/>
        </w:rPr>
        <w:t xml:space="preserve">and </w:t>
      </w:r>
      <w:r w:rsidR="00C541D9">
        <w:rPr>
          <w:rFonts w:cs="Times New Roman"/>
        </w:rPr>
        <w:t xml:space="preserve">the next character, </w:t>
      </w:r>
      <w:r w:rsidR="00C541D9">
        <w:rPr>
          <w:rFonts w:cs="Times New Roman"/>
          <w:i/>
        </w:rPr>
        <w:t>F</w:t>
      </w:r>
      <w:r w:rsidR="00C541D9">
        <w:rPr>
          <w:rFonts w:cs="Times New Roman"/>
        </w:rPr>
        <w:t>, sets the movement direction to forward. Other commands set and get the current speed of each motor individually and also request readings from various sensors. Data from the Arduino is sent back along the same serial connection</w:t>
      </w:r>
      <w:r w:rsidRPr="0040237C">
        <w:rPr>
          <w:rFonts w:cs="Times New Roman"/>
        </w:rPr>
        <w:t>. This essentially turned the Arduino into a standard peripheral that the computer could use. This made it so that the computer was acting as the sole controller of the entire robot. All data is processed by and all dec</w:t>
      </w:r>
      <w:r w:rsidR="007F1AC7">
        <w:rPr>
          <w:rFonts w:cs="Times New Roman"/>
        </w:rPr>
        <w:t>i</w:t>
      </w:r>
      <w:r w:rsidR="00A350E9">
        <w:rPr>
          <w:rFonts w:cs="Times New Roman"/>
        </w:rPr>
        <w:t xml:space="preserve">sions are made by </w:t>
      </w:r>
      <w:r w:rsidR="00A350E9">
        <w:rPr>
          <w:rFonts w:cs="Times New Roman"/>
        </w:rPr>
        <w:lastRenderedPageBreak/>
        <w:t>the net-book.</w:t>
      </w:r>
    </w:p>
    <w:p w14:paraId="0BE60DC1" w14:textId="77777777" w:rsidR="007F1AC7" w:rsidRDefault="00F3748E">
      <w:pPr>
        <w:spacing w:line="480" w:lineRule="auto"/>
        <w:rPr>
          <w:rFonts w:cs="Times New Roman"/>
        </w:rPr>
      </w:pPr>
      <w:r>
        <w:rPr>
          <w:rFonts w:cs="Times New Roman"/>
        </w:rPr>
        <w:t>Figure 2.5</w:t>
      </w:r>
    </w:p>
    <w:p w14:paraId="13AA6C60" w14:textId="77777777" w:rsidR="007F1AC7" w:rsidRDefault="007F1AC7">
      <w:pPr>
        <w:spacing w:line="480" w:lineRule="auto"/>
        <w:rPr>
          <w:rFonts w:cs="Times New Roman"/>
          <w:i/>
        </w:rPr>
      </w:pPr>
      <w:r>
        <w:rPr>
          <w:rFonts w:cs="Times New Roman"/>
          <w:i/>
        </w:rPr>
        <w:t>The r</w:t>
      </w:r>
      <w:r w:rsidR="0048052C">
        <w:rPr>
          <w:rFonts w:cs="Times New Roman"/>
          <w:i/>
        </w:rPr>
        <w:t>obot used in the first iteration, viewed from the front</w:t>
      </w:r>
    </w:p>
    <w:p w14:paraId="0C0C486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3360" behindDoc="0" locked="0" layoutInCell="1" allowOverlap="1" wp14:anchorId="58C8E0C6" wp14:editId="2D63F248">
                <wp:simplePos x="0" y="0"/>
                <wp:positionH relativeFrom="column">
                  <wp:posOffset>76200</wp:posOffset>
                </wp:positionH>
                <wp:positionV relativeFrom="paragraph">
                  <wp:posOffset>1918335</wp:posOffset>
                </wp:positionV>
                <wp:extent cx="1133475" cy="476250"/>
                <wp:effectExtent l="0" t="876300" r="28575" b="19050"/>
                <wp:wrapNone/>
                <wp:docPr id="1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8467"/>
                            <a:gd name="adj2" fmla="val 51291"/>
                            <a:gd name="adj3" fmla="val -182605"/>
                            <a:gd name="adj4" fmla="val 93399"/>
                          </a:avLst>
                        </a:prstGeom>
                        <a:solidFill>
                          <a:sysClr val="window" lastClr="FFFFFF"/>
                        </a:solidFill>
                        <a:ln w="25400" cap="flat" cmpd="sng" algn="ctr">
                          <a:solidFill>
                            <a:srgbClr val="F79646"/>
                          </a:solidFill>
                          <a:prstDash val="solid"/>
                        </a:ln>
                        <a:effectLst/>
                      </wps:spPr>
                      <wps:txbx>
                        <w:txbxContent>
                          <w:p w14:paraId="798ED564" w14:textId="77777777" w:rsidR="004D6E47" w:rsidRDefault="004D6E47"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4" o:spid="_x0000_s1035" type="#_x0000_t47" style="position:absolute;margin-left:6pt;margin-top:151.05pt;width:89.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" adj="20174,-39443,11079,-1829" fillcolor="window" strokecolor="#f79646" strokeweight="2pt">
                <v:textbox>
                  <w:txbxContent>
                    <w:p w:rsidR="00FC562E" w:rsidRDefault="00FC562E"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1312" behindDoc="0" locked="0" layoutInCell="1" allowOverlap="1" wp14:anchorId="6E5292A3" wp14:editId="70D0794A">
                <wp:simplePos x="0" y="0"/>
                <wp:positionH relativeFrom="column">
                  <wp:posOffset>76200</wp:posOffset>
                </wp:positionH>
                <wp:positionV relativeFrom="paragraph">
                  <wp:posOffset>1908810</wp:posOffset>
                </wp:positionV>
                <wp:extent cx="1133475" cy="476250"/>
                <wp:effectExtent l="0" t="533400" r="523875" b="19050"/>
                <wp:wrapNone/>
                <wp:docPr id="11"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6467"/>
                            <a:gd name="adj2" fmla="val 48770"/>
                            <a:gd name="adj3" fmla="val -110605"/>
                            <a:gd name="adj4" fmla="val 142978"/>
                          </a:avLst>
                        </a:prstGeom>
                      </wps:spPr>
                      <wps:style>
                        <a:lnRef idx="2">
                          <a:schemeClr val="accent6"/>
                        </a:lnRef>
                        <a:fillRef idx="1">
                          <a:schemeClr val="lt1"/>
                        </a:fillRef>
                        <a:effectRef idx="0">
                          <a:schemeClr val="accent6"/>
                        </a:effectRef>
                        <a:fontRef idx="minor">
                          <a:schemeClr val="dk1"/>
                        </a:fontRef>
                      </wps:style>
                      <wps:txbx>
                        <w:txbxContent>
                          <w:p w14:paraId="68739AAC" w14:textId="77777777" w:rsidR="004D6E47" w:rsidRDefault="004D6E47"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1" o:spid="_x0000_s1036" type="#_x0000_t47" style="position:absolute;margin-left:6pt;margin-top:150.3pt;width:89.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" adj="30883,-23891,10534,-1397" fillcolor="white [3201]" strokecolor="#f79646 [3209]" strokeweight="2pt">
                <v:textbox>
                  <w:txbxContent>
                    <w:p w:rsidR="00FC562E" w:rsidRDefault="00FC562E"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5408" behindDoc="0" locked="0" layoutInCell="1" allowOverlap="1" wp14:anchorId="08C9F250" wp14:editId="4661A63A">
                <wp:simplePos x="0" y="0"/>
                <wp:positionH relativeFrom="column">
                  <wp:posOffset>2438400</wp:posOffset>
                </wp:positionH>
                <wp:positionV relativeFrom="paragraph">
                  <wp:posOffset>99060</wp:posOffset>
                </wp:positionV>
                <wp:extent cx="790575" cy="292100"/>
                <wp:effectExtent l="342900" t="0" r="28575" b="527050"/>
                <wp:wrapNone/>
                <wp:docPr id="15"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79134"/>
                            <a:gd name="adj4" fmla="val -41622"/>
                          </a:avLst>
                        </a:prstGeom>
                      </wps:spPr>
                      <wps:style>
                        <a:lnRef idx="2">
                          <a:schemeClr val="accent6"/>
                        </a:lnRef>
                        <a:fillRef idx="1">
                          <a:schemeClr val="lt1"/>
                        </a:fillRef>
                        <a:effectRef idx="0">
                          <a:schemeClr val="accent6"/>
                        </a:effectRef>
                        <a:fontRef idx="minor">
                          <a:schemeClr val="dk1"/>
                        </a:fontRef>
                      </wps:style>
                      <wps:txbx>
                        <w:txbxContent>
                          <w:p w14:paraId="7859A929" w14:textId="77777777" w:rsidR="004D6E47" w:rsidRDefault="004D6E47"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5" o:spid="_x0000_s1037" type="#_x0000_t47" style="position:absolute;margin-left:192pt;margin-top:7.8pt;width:62.2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" adj="-8990,60293,10171,22363" fillcolor="white [3201]" strokecolor="#f79646 [3209]" strokeweight="2pt">
                <v:textbox>
                  <w:txbxContent>
                    <w:p w:rsidR="00FC562E" w:rsidRDefault="00FC562E"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59264" behindDoc="0" locked="0" layoutInCell="1" allowOverlap="1" wp14:anchorId="2B32DDA2" wp14:editId="596D4C2B">
                <wp:simplePos x="0" y="0"/>
                <wp:positionH relativeFrom="column">
                  <wp:posOffset>76200</wp:posOffset>
                </wp:positionH>
                <wp:positionV relativeFrom="paragraph">
                  <wp:posOffset>99060</wp:posOffset>
                </wp:positionV>
                <wp:extent cx="790575" cy="292100"/>
                <wp:effectExtent l="0" t="0" r="28575" b="317500"/>
                <wp:wrapNone/>
                <wp:docPr id="10"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07395"/>
                            <a:gd name="adj4" fmla="val 82474"/>
                          </a:avLst>
                        </a:prstGeom>
                      </wps:spPr>
                      <wps:style>
                        <a:lnRef idx="2">
                          <a:schemeClr val="accent6"/>
                        </a:lnRef>
                        <a:fillRef idx="1">
                          <a:schemeClr val="lt1"/>
                        </a:fillRef>
                        <a:effectRef idx="0">
                          <a:schemeClr val="accent6"/>
                        </a:effectRef>
                        <a:fontRef idx="minor">
                          <a:schemeClr val="dk1"/>
                        </a:fontRef>
                      </wps:style>
                      <wps:txbx>
                        <w:txbxContent>
                          <w:p w14:paraId="10D2E5A4" w14:textId="77777777" w:rsidR="004D6E47" w:rsidRDefault="004D6E47"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0" o:spid="_x0000_s1038" type="#_x0000_t47" style="position:absolute;margin-left:6pt;margin-top:7.8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" adj="17814,44797,10171,22363" fillcolor="white [3201]" strokecolor="#f79646 [3209]" strokeweight="2pt">
                <v:textbox>
                  <w:txbxContent>
                    <w:p w:rsidR="00FC562E" w:rsidRDefault="00FC562E" w:rsidP="0079557E">
                      <w:pPr>
                        <w:jc w:val="center"/>
                      </w:pPr>
                      <w:r>
                        <w:t>Web-cam</w:t>
                      </w:r>
                    </w:p>
                  </w:txbxContent>
                </v:textbox>
                <o:callout v:ext="edit" minusx="t" minusy="t"/>
              </v:shape>
            </w:pict>
          </mc:Fallback>
        </mc:AlternateContent>
      </w:r>
      <w:r w:rsidR="007F1AC7">
        <w:rPr>
          <w:rFonts w:cs="Times New Roman"/>
          <w:noProof/>
          <w:lang w:eastAsia="en-US" w:bidi="ar-SA"/>
        </w:rPr>
        <w:drawing>
          <wp:inline distT="0" distB="0" distL="0" distR="0" wp14:anchorId="510FEFED" wp14:editId="6B743CEC">
            <wp:extent cx="3621875" cy="2714017"/>
            <wp:effectExtent l="0" t="0" r="0" b="0"/>
            <wp:docPr id="4"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trinity_fron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1081" cy="2720915"/>
                    </a:xfrm>
                    <a:prstGeom prst="rect">
                      <a:avLst/>
                    </a:prstGeom>
                    <a:noFill/>
                    <a:ln>
                      <a:noFill/>
                    </a:ln>
                  </pic:spPr>
                </pic:pic>
              </a:graphicData>
            </a:graphic>
          </wp:inline>
        </w:drawing>
      </w:r>
    </w:p>
    <w:p w14:paraId="4E41C991" w14:textId="77777777" w:rsidR="0048052C" w:rsidRDefault="0048052C">
      <w:pPr>
        <w:spacing w:line="480" w:lineRule="auto"/>
        <w:rPr>
          <w:rFonts w:cs="Times New Roman"/>
        </w:rPr>
      </w:pPr>
      <w:r>
        <w:rPr>
          <w:rFonts w:cs="Times New Roman"/>
        </w:rPr>
        <w:t>Figure 2.6</w:t>
      </w:r>
    </w:p>
    <w:p w14:paraId="4CDEA414" w14:textId="77777777" w:rsidR="0048052C" w:rsidRPr="0048052C" w:rsidRDefault="0048052C">
      <w:pPr>
        <w:spacing w:line="480" w:lineRule="auto"/>
        <w:rPr>
          <w:rFonts w:cs="Times New Roman"/>
          <w:i/>
        </w:rPr>
      </w:pPr>
      <w:r>
        <w:rPr>
          <w:rFonts w:cs="Times New Roman"/>
          <w:i/>
        </w:rPr>
        <w:t>The robot used in the first iteration, viewed from behind</w:t>
      </w:r>
    </w:p>
    <w:p w14:paraId="14497C65"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7456" behindDoc="0" locked="0" layoutInCell="1" allowOverlap="1" wp14:anchorId="6552242A" wp14:editId="1B4257F8">
                <wp:simplePos x="0" y="0"/>
                <wp:positionH relativeFrom="column">
                  <wp:posOffset>161925</wp:posOffset>
                </wp:positionH>
                <wp:positionV relativeFrom="paragraph">
                  <wp:posOffset>1888490</wp:posOffset>
                </wp:positionV>
                <wp:extent cx="847725" cy="466725"/>
                <wp:effectExtent l="0" t="457200" r="504825" b="28575"/>
                <wp:wrapNone/>
                <wp:docPr id="16"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549"/>
                            <a:gd name="adj2" fmla="val 97651"/>
                            <a:gd name="adj3" fmla="val -96376"/>
                            <a:gd name="adj4" fmla="val 155008"/>
                          </a:avLst>
                        </a:prstGeom>
                      </wps:spPr>
                      <wps:style>
                        <a:lnRef idx="2">
                          <a:schemeClr val="accent6"/>
                        </a:lnRef>
                        <a:fillRef idx="1">
                          <a:schemeClr val="lt1"/>
                        </a:fillRef>
                        <a:effectRef idx="0">
                          <a:schemeClr val="accent6"/>
                        </a:effectRef>
                        <a:fontRef idx="minor">
                          <a:schemeClr val="dk1"/>
                        </a:fontRef>
                      </wps:style>
                      <wps:txbx>
                        <w:txbxContent>
                          <w:p w14:paraId="4503D4A9" w14:textId="77777777" w:rsidR="004D6E47" w:rsidRDefault="004D6E47"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 o:spid="_x0000_s1039" type="#_x0000_t47" style="position:absolute;margin-left:12.75pt;margin-top:148.7pt;width:66.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" adj="33482,-20817,21093,-119" fillcolor="white [3201]" strokecolor="#f79646 [3209]" strokeweight="2pt">
                <v:textbox>
                  <w:txbxContent>
                    <w:p w:rsidR="00FC562E" w:rsidRDefault="00FC562E" w:rsidP="0079557E">
                      <w:pPr>
                        <w:jc w:val="center"/>
                      </w:pPr>
                      <w:r>
                        <w:t>ASUS Eee PC</w:t>
                      </w:r>
                    </w:p>
                  </w:txbxContent>
                </v:textbox>
                <o:callout v:ext="edit" minusx="t"/>
              </v:shape>
            </w:pict>
          </mc:Fallback>
        </mc:AlternateContent>
      </w:r>
      <w:r w:rsidR="00A140F4">
        <w:rPr>
          <w:rFonts w:cs="Times New Roman"/>
          <w:noProof/>
          <w:lang w:eastAsia="en-US" w:bidi="ar-SA"/>
        </w:rPr>
        <w:drawing>
          <wp:inline distT="0" distB="0" distL="0" distR="0" wp14:anchorId="5B359078" wp14:editId="30F44175">
            <wp:extent cx="3618689" cy="2714017"/>
            <wp:effectExtent l="0" t="0" r="127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ble_Documents\Thesis\Draft\trinity_bac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9422" cy="2714567"/>
                    </a:xfrm>
                    <a:prstGeom prst="rect">
                      <a:avLst/>
                    </a:prstGeom>
                    <a:noFill/>
                    <a:ln>
                      <a:noFill/>
                    </a:ln>
                  </pic:spPr>
                </pic:pic>
              </a:graphicData>
            </a:graphic>
          </wp:inline>
        </w:drawing>
      </w:r>
    </w:p>
    <w:p w14:paraId="6235DC19" w14:textId="77777777" w:rsidR="0048052C" w:rsidRDefault="0048052C">
      <w:pPr>
        <w:spacing w:line="480" w:lineRule="auto"/>
        <w:rPr>
          <w:rFonts w:cs="Times New Roman"/>
        </w:rPr>
      </w:pPr>
    </w:p>
    <w:p w14:paraId="474987C5" w14:textId="77777777" w:rsidR="00A140F4" w:rsidRDefault="00F3748E">
      <w:pPr>
        <w:spacing w:line="480" w:lineRule="auto"/>
        <w:rPr>
          <w:rFonts w:cs="Times New Roman"/>
        </w:rPr>
      </w:pPr>
      <w:r>
        <w:rPr>
          <w:rFonts w:cs="Times New Roman"/>
        </w:rPr>
        <w:lastRenderedPageBreak/>
        <w:t>Figure 2.</w:t>
      </w:r>
      <w:r w:rsidR="00510FD2">
        <w:rPr>
          <w:rFonts w:cs="Times New Roman"/>
        </w:rPr>
        <w:t>7</w:t>
      </w:r>
    </w:p>
    <w:p w14:paraId="6AEA5E7D" w14:textId="77777777" w:rsidR="00A140F4" w:rsidRDefault="00A140F4">
      <w:pPr>
        <w:spacing w:line="480" w:lineRule="auto"/>
        <w:rPr>
          <w:rFonts w:cs="Times New Roman"/>
        </w:rPr>
      </w:pPr>
      <w:r>
        <w:rPr>
          <w:rFonts w:cs="Times New Roman"/>
          <w:i/>
        </w:rPr>
        <w:t>The robot used in the second iteration</w:t>
      </w:r>
    </w:p>
    <w:p w14:paraId="3C37DE0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75648" behindDoc="0" locked="0" layoutInCell="1" allowOverlap="1" wp14:anchorId="257FF4A1" wp14:editId="38D89723">
                <wp:simplePos x="0" y="0"/>
                <wp:positionH relativeFrom="column">
                  <wp:posOffset>2333625</wp:posOffset>
                </wp:positionH>
                <wp:positionV relativeFrom="paragraph">
                  <wp:posOffset>2013585</wp:posOffset>
                </wp:positionV>
                <wp:extent cx="1009650" cy="476250"/>
                <wp:effectExtent l="0" t="400050" r="19050" b="19050"/>
                <wp:wrapNone/>
                <wp:docPr id="20"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76250"/>
                        </a:xfrm>
                        <a:prstGeom prst="borderCallout1">
                          <a:avLst>
                            <a:gd name="adj1" fmla="val -8467"/>
                            <a:gd name="adj2" fmla="val 51291"/>
                            <a:gd name="adj3" fmla="val -82605"/>
                            <a:gd name="adj4" fmla="val 17499"/>
                          </a:avLst>
                        </a:prstGeom>
                        <a:solidFill>
                          <a:sysClr val="window" lastClr="FFFFFF"/>
                        </a:solidFill>
                        <a:ln w="25400" cap="flat" cmpd="sng" algn="ctr">
                          <a:solidFill>
                            <a:srgbClr val="F79646"/>
                          </a:solidFill>
                          <a:prstDash val="solid"/>
                        </a:ln>
                        <a:effectLst/>
                      </wps:spPr>
                      <wps:txbx>
                        <w:txbxContent>
                          <w:p w14:paraId="53C2A9F9" w14:textId="77777777" w:rsidR="004D6E47" w:rsidRDefault="004D6E47" w:rsidP="0079557E">
                            <w:pPr>
                              <w:jc w:val="center"/>
                            </w:pPr>
                            <w:r>
                              <w:t>Infrared 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0" o:spid="_x0000_s1040" type="#_x0000_t47" style="position:absolute;margin-left:183.75pt;margin-top:158.55pt;width:79.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" adj="3780,-17843,11079,-1829" fillcolor="window" strokecolor="#f79646" strokeweight="2pt">
                <v:textbox>
                  <w:txbxContent>
                    <w:p w:rsidR="00FC562E" w:rsidRDefault="00FC562E" w:rsidP="0079557E">
                      <w:pPr>
                        <w:jc w:val="center"/>
                      </w:pPr>
                      <w:r>
                        <w:t>Infrared Rangefinder</w:t>
                      </w:r>
                    </w:p>
                  </w:txbxContent>
                </v:textbox>
              </v:shape>
            </w:pict>
          </mc:Fallback>
        </mc:AlternateContent>
      </w:r>
      <w:r>
        <w:rPr>
          <w:rFonts w:cs="Times New Roman"/>
          <w:noProof/>
          <w:lang w:eastAsia="en-US" w:bidi="ar-SA"/>
        </w:rPr>
        <mc:AlternateContent>
          <mc:Choice Requires="wps">
            <w:drawing>
              <wp:anchor distT="0" distB="0" distL="114300" distR="114300" simplePos="0" relativeHeight="251673600" behindDoc="0" locked="0" layoutInCell="1" allowOverlap="1" wp14:anchorId="682ADA9A" wp14:editId="4F112B53">
                <wp:simplePos x="0" y="0"/>
                <wp:positionH relativeFrom="column">
                  <wp:posOffset>2486025</wp:posOffset>
                </wp:positionH>
                <wp:positionV relativeFrom="paragraph">
                  <wp:posOffset>194310</wp:posOffset>
                </wp:positionV>
                <wp:extent cx="790575" cy="292100"/>
                <wp:effectExtent l="190500" t="0" r="28575" b="546100"/>
                <wp:wrapNone/>
                <wp:docPr id="19"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85656"/>
                            <a:gd name="adj4" fmla="val -22345"/>
                          </a:avLst>
                        </a:prstGeom>
                      </wps:spPr>
                      <wps:style>
                        <a:lnRef idx="2">
                          <a:schemeClr val="accent6"/>
                        </a:lnRef>
                        <a:fillRef idx="1">
                          <a:schemeClr val="lt1"/>
                        </a:fillRef>
                        <a:effectRef idx="0">
                          <a:schemeClr val="accent6"/>
                        </a:effectRef>
                        <a:fontRef idx="minor">
                          <a:schemeClr val="dk1"/>
                        </a:fontRef>
                      </wps:style>
                      <wps:txbx>
                        <w:txbxContent>
                          <w:p w14:paraId="03C3DEC6" w14:textId="77777777" w:rsidR="004D6E47" w:rsidRDefault="004D6E47"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9" o:spid="_x0000_s1041" type="#_x0000_t47" style="position:absolute;margin-left:195.75pt;margin-top:15.3pt;width:62.2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" adj="-4827,61702,10171,22363" fillcolor="white [3201]" strokecolor="#f79646 [3209]" strokeweight="2pt">
                <v:textbox>
                  <w:txbxContent>
                    <w:p w:rsidR="00FC562E" w:rsidRDefault="00FC562E" w:rsidP="0079557E">
                      <w:pPr>
                        <w:jc w:val="center"/>
                      </w:pPr>
                      <w:r>
                        <w:t>Web-cam</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71552" behindDoc="0" locked="0" layoutInCell="1" allowOverlap="1" wp14:anchorId="60B7DFC6" wp14:editId="091099DB">
                <wp:simplePos x="0" y="0"/>
                <wp:positionH relativeFrom="column">
                  <wp:posOffset>142875</wp:posOffset>
                </wp:positionH>
                <wp:positionV relativeFrom="paragraph">
                  <wp:posOffset>1994535</wp:posOffset>
                </wp:positionV>
                <wp:extent cx="790575" cy="292100"/>
                <wp:effectExtent l="0" t="552450" r="1095375" b="12700"/>
                <wp:wrapNone/>
                <wp:docPr id="18"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89945"/>
                            <a:gd name="adj2" fmla="val 232631"/>
                            <a:gd name="adj3" fmla="val -4562"/>
                            <a:gd name="adj4" fmla="val 101752"/>
                          </a:avLst>
                        </a:prstGeom>
                      </wps:spPr>
                      <wps:style>
                        <a:lnRef idx="2">
                          <a:schemeClr val="accent6"/>
                        </a:lnRef>
                        <a:fillRef idx="1">
                          <a:schemeClr val="lt1"/>
                        </a:fillRef>
                        <a:effectRef idx="0">
                          <a:schemeClr val="accent6"/>
                        </a:effectRef>
                        <a:fontRef idx="minor">
                          <a:schemeClr val="dk1"/>
                        </a:fontRef>
                      </wps:style>
                      <wps:txbx>
                        <w:txbxContent>
                          <w:p w14:paraId="7275D90A" w14:textId="77777777" w:rsidR="004D6E47" w:rsidRDefault="004D6E47"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8" o:spid="_x0000_s1042" type="#_x0000_t47" style="position:absolute;margin-left:11.25pt;margin-top:157.05pt;width:62.2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" adj="21978,-985,50248,-41028" fillcolor="white [3201]" strokecolor="#f79646 [3209]" strokeweight="2pt">
                <v:textbox>
                  <w:txbxContent>
                    <w:p w:rsidR="00FC562E" w:rsidRDefault="00FC562E"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69504" behindDoc="0" locked="0" layoutInCell="1" allowOverlap="1" wp14:anchorId="5CEB21C0" wp14:editId="437AAF9F">
                <wp:simplePos x="0" y="0"/>
                <wp:positionH relativeFrom="column">
                  <wp:posOffset>85725</wp:posOffset>
                </wp:positionH>
                <wp:positionV relativeFrom="paragraph">
                  <wp:posOffset>80010</wp:posOffset>
                </wp:positionV>
                <wp:extent cx="847725" cy="466725"/>
                <wp:effectExtent l="0" t="0" r="428625" b="142875"/>
                <wp:wrapNone/>
                <wp:docPr id="17"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42308"/>
                            <a:gd name="adj2" fmla="val 99898"/>
                            <a:gd name="adj3" fmla="val 121991"/>
                            <a:gd name="adj4" fmla="val 144896"/>
                          </a:avLst>
                        </a:prstGeom>
                      </wps:spPr>
                      <wps:style>
                        <a:lnRef idx="2">
                          <a:schemeClr val="accent6"/>
                        </a:lnRef>
                        <a:fillRef idx="1">
                          <a:schemeClr val="lt1"/>
                        </a:fillRef>
                        <a:effectRef idx="0">
                          <a:schemeClr val="accent6"/>
                        </a:effectRef>
                        <a:fontRef idx="minor">
                          <a:schemeClr val="dk1"/>
                        </a:fontRef>
                      </wps:style>
                      <wps:txbx>
                        <w:txbxContent>
                          <w:p w14:paraId="5D5DA39C" w14:textId="77777777" w:rsidR="004D6E47" w:rsidRDefault="004D6E47"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7" o:spid="_x0000_s1043" type="#_x0000_t47" style="position:absolute;margin-left:6.75pt;margin-top:6.3pt;width:6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" adj="31298,26350,21578,9139" fillcolor="white [3201]" strokecolor="#f79646 [3209]" strokeweight="2pt">
                <v:textbox>
                  <w:txbxContent>
                    <w:p w:rsidR="00FC562E" w:rsidRDefault="00FC562E" w:rsidP="0079557E">
                      <w:pPr>
                        <w:jc w:val="center"/>
                      </w:pPr>
                      <w:r>
                        <w:t>ASUS Eee PC</w:t>
                      </w:r>
                    </w:p>
                  </w:txbxContent>
                </v:textbox>
                <o:callout v:ext="edit" minusx="t" minusy="t"/>
              </v:shape>
            </w:pict>
          </mc:Fallback>
        </mc:AlternateContent>
      </w:r>
      <w:r w:rsidR="00A140F4">
        <w:rPr>
          <w:rFonts w:cs="Times New Roman"/>
          <w:noProof/>
          <w:lang w:eastAsia="en-US" w:bidi="ar-SA"/>
        </w:rPr>
        <w:drawing>
          <wp:inline distT="0" distB="0" distL="0" distR="0" wp14:anchorId="54B03DAD" wp14:editId="083B0AAA">
            <wp:extent cx="3344288" cy="2508215"/>
            <wp:effectExtent l="0" t="0" r="8890" b="6985"/>
            <wp:docPr id="9"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able_Documents\Thesis\Draft\creat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2504" cy="2514377"/>
                    </a:xfrm>
                    <a:prstGeom prst="rect">
                      <a:avLst/>
                    </a:prstGeom>
                    <a:noFill/>
                    <a:ln>
                      <a:noFill/>
                    </a:ln>
                  </pic:spPr>
                </pic:pic>
              </a:graphicData>
            </a:graphic>
          </wp:inline>
        </w:drawing>
      </w:r>
    </w:p>
    <w:p w14:paraId="464D1BFD" w14:textId="77777777" w:rsidR="00A140F4" w:rsidRPr="0040237C" w:rsidRDefault="0097144E">
      <w:pPr>
        <w:spacing w:line="480" w:lineRule="auto"/>
        <w:rPr>
          <w:rFonts w:cs="Times New Roman"/>
        </w:rPr>
        <w:sectPr w:rsidR="00A140F4" w:rsidRPr="0040237C" w:rsidSect="00E8537E">
          <w:pgSz w:w="12240" w:h="15840"/>
          <w:pgMar w:top="1800" w:right="1800" w:bottom="1800" w:left="2160" w:header="720" w:footer="720" w:gutter="0"/>
          <w:pgNumType w:start="1"/>
          <w:cols w:space="720"/>
          <w:docGrid w:linePitch="360"/>
        </w:sectPr>
      </w:pPr>
      <w:r>
        <w:rPr>
          <w:rFonts w:cs="Times New Roman"/>
        </w:rPr>
        <w:t xml:space="preserve">Figures 2.xx, 2.yy and 2.zz </w:t>
      </w:r>
      <w:r w:rsidR="00F3748E">
        <w:rPr>
          <w:rFonts w:cs="Times New Roman"/>
        </w:rPr>
        <w:t xml:space="preserve">show the layout of the robot’s platform in both iterations of its development. In addition to those </w:t>
      </w:r>
      <w:r w:rsidR="009F13B9">
        <w:rPr>
          <w:rFonts w:cs="Times New Roman"/>
        </w:rPr>
        <w:t>improvements</w:t>
      </w:r>
      <w:r w:rsidR="00F3748E">
        <w:rPr>
          <w:rFonts w:cs="Times New Roman"/>
        </w:rPr>
        <w:t xml:space="preserve"> already mentioned, the second platform greatly reduced what can only be call “clutter” that existed on the first iteration. Since all sensors and actuators on the first robot (</w:t>
      </w:r>
      <w:r>
        <w:rPr>
          <w:rFonts w:cs="Times New Roman"/>
        </w:rPr>
        <w:t xml:space="preserve">except </w:t>
      </w:r>
      <w:r w:rsidR="00F3748E">
        <w:rPr>
          <w:rFonts w:cs="Times New Roman"/>
        </w:rPr>
        <w:t xml:space="preserve">for the camera) had to </w:t>
      </w:r>
      <w:r w:rsidR="009F13B9">
        <w:rPr>
          <w:rFonts w:cs="Times New Roman"/>
        </w:rPr>
        <w:t xml:space="preserve">be driven through the Arduino, this meant that connections had to </w:t>
      </w:r>
      <w:r w:rsidR="00EB7BD2">
        <w:rPr>
          <w:rFonts w:cs="Times New Roman"/>
        </w:rPr>
        <w:t xml:space="preserve">be </w:t>
      </w:r>
      <w:r w:rsidR="009F13B9">
        <w:rPr>
          <w:rFonts w:cs="Times New Roman"/>
        </w:rPr>
        <w:t xml:space="preserve">made from the Arduino to </w:t>
      </w:r>
      <w:r w:rsidR="00EC3C73">
        <w:rPr>
          <w:rFonts w:cs="Times New Roman"/>
        </w:rPr>
        <w:t>all motors and sensors</w:t>
      </w:r>
      <w:r w:rsidR="009F13B9">
        <w:rPr>
          <w:rFonts w:cs="Times New Roman"/>
        </w:rPr>
        <w:t xml:space="preserve"> on the robot. </w:t>
      </w:r>
      <w:r w:rsidR="00EC3C73">
        <w:rPr>
          <w:rFonts w:cs="Times New Roman"/>
        </w:rPr>
        <w:t xml:space="preserve">There also needed to be connections from the battery, which is stored under the chassis, to the motors. </w:t>
      </w:r>
      <w:r w:rsidR="009F13B9">
        <w:rPr>
          <w:rFonts w:cs="Times New Roman"/>
        </w:rPr>
        <w:t>As can b</w:t>
      </w:r>
      <w:r w:rsidR="00EC3C73">
        <w:rPr>
          <w:rFonts w:cs="Times New Roman"/>
        </w:rPr>
        <w:t>e seen in figure 2.5, there were many separate wires that had to be used to make all of these connections. The Create contains its motors, battery and all sensing equipment internally. This reduces the</w:t>
      </w:r>
      <w:r>
        <w:rPr>
          <w:rFonts w:cs="Times New Roman"/>
        </w:rPr>
        <w:t xml:space="preserve"> number of</w:t>
      </w:r>
      <w:r w:rsidR="00EC3C73">
        <w:rPr>
          <w:rFonts w:cs="Times New Roman"/>
        </w:rPr>
        <w:t xml:space="preserve"> wires needed to three USB cables to connect the Eee PC to the camera, Arduino and Create. The only additional wiring that would need to be done is to make connections from the Arduino to any additional sensors that are placed on the robot in the future.</w:t>
      </w:r>
    </w:p>
    <w:p w14:paraId="17379F44" w14:textId="77777777" w:rsidR="00A36362" w:rsidRPr="0040237C" w:rsidRDefault="00A36362">
      <w:pPr>
        <w:spacing w:line="480" w:lineRule="auto"/>
        <w:jc w:val="center"/>
        <w:rPr>
          <w:rFonts w:cs="Times New Roman"/>
          <w:color w:val="000000"/>
        </w:rPr>
      </w:pPr>
    </w:p>
    <w:p w14:paraId="4BE5ABD3" w14:textId="77777777" w:rsidR="00A36362" w:rsidRPr="0040237C" w:rsidRDefault="00A36362">
      <w:pPr>
        <w:spacing w:line="480" w:lineRule="auto"/>
        <w:jc w:val="center"/>
        <w:rPr>
          <w:rFonts w:cs="Times New Roman"/>
          <w:color w:val="000000"/>
        </w:rPr>
      </w:pPr>
      <w:r w:rsidRPr="0040237C">
        <w:rPr>
          <w:rFonts w:cs="Times New Roman"/>
          <w:color w:val="000000"/>
        </w:rPr>
        <w:t>Chapter 3</w:t>
      </w:r>
    </w:p>
    <w:p w14:paraId="44FD995D" w14:textId="77777777" w:rsidR="00A36362" w:rsidRPr="0040237C" w:rsidRDefault="00A36362">
      <w:pPr>
        <w:spacing w:line="480" w:lineRule="auto"/>
        <w:jc w:val="center"/>
        <w:rPr>
          <w:rFonts w:cs="Times New Roman"/>
          <w:color w:val="000000"/>
        </w:rPr>
      </w:pPr>
      <w:r w:rsidRPr="0040237C">
        <w:rPr>
          <w:rFonts w:cs="Times New Roman"/>
          <w:color w:val="000000"/>
        </w:rPr>
        <w:t>Image Processing</w:t>
      </w:r>
    </w:p>
    <w:p w14:paraId="4FF16B36" w14:textId="77777777" w:rsidR="00A36362" w:rsidRPr="0040237C" w:rsidRDefault="00A36362">
      <w:pPr>
        <w:spacing w:line="480" w:lineRule="auto"/>
        <w:jc w:val="center"/>
        <w:rPr>
          <w:rFonts w:cs="Times New Roman"/>
          <w:color w:val="000000"/>
        </w:rPr>
      </w:pPr>
    </w:p>
    <w:p w14:paraId="7BAADC11" w14:textId="77777777" w:rsidR="00A36362" w:rsidRPr="0040237C" w:rsidRDefault="00A36362">
      <w:pPr>
        <w:spacing w:line="480" w:lineRule="auto"/>
        <w:rPr>
          <w:rFonts w:cs="Times New Roman"/>
          <w:color w:val="000000"/>
        </w:rPr>
      </w:pPr>
      <w:r w:rsidRPr="0040237C">
        <w:rPr>
          <w:rFonts w:cs="Times New Roman"/>
          <w:color w:val="000000"/>
        </w:rPr>
        <w:tab/>
        <w:t>The phrase “a picture is worth a thousand words” actually contains quite a bit of truth to it. People can look at an image and very thoroughly perceive what is in a scene. Quite a bit of work has been done in order to allow computers to use images to gather information about a scene or an environment. This is easier said than done. Significant amounts of processing must be performed in order for the data stored in images to become useful to a computer.</w:t>
      </w:r>
    </w:p>
    <w:p w14:paraId="64C97621" w14:textId="77777777" w:rsidR="00A36362" w:rsidRPr="0040237C" w:rsidRDefault="00A36362">
      <w:pPr>
        <w:spacing w:line="480" w:lineRule="auto"/>
        <w:rPr>
          <w:rFonts w:cs="Times New Roman"/>
          <w:i/>
          <w:iCs/>
          <w:color w:val="000000"/>
        </w:rPr>
      </w:pPr>
      <w:r w:rsidRPr="0040237C">
        <w:rPr>
          <w:rFonts w:cs="Times New Roman"/>
          <w:i/>
          <w:iCs/>
          <w:color w:val="000000"/>
        </w:rPr>
        <w:t>Computer Vision</w:t>
      </w:r>
    </w:p>
    <w:p w14:paraId="1FC5B6DE" w14:textId="77777777" w:rsidR="00A36362" w:rsidRPr="0040237C" w:rsidRDefault="00A36362">
      <w:pPr>
        <w:spacing w:line="480" w:lineRule="auto"/>
        <w:rPr>
          <w:rFonts w:cs="Times New Roman"/>
        </w:rPr>
      </w:pPr>
      <w:r w:rsidRPr="0040237C">
        <w:rPr>
          <w:rFonts w:cs="Times New Roman"/>
        </w:rPr>
        <w:tab/>
      </w:r>
      <w:r w:rsidR="00460071">
        <w:rPr>
          <w:rFonts w:cs="Times New Roman"/>
        </w:rPr>
        <w:t>The phrase “c</w:t>
      </w:r>
      <w:r w:rsidRPr="0040237C">
        <w:rPr>
          <w:rFonts w:cs="Times New Roman"/>
        </w:rPr>
        <w:t>omputer vision</w:t>
      </w:r>
      <w:r w:rsidR="00460071">
        <w:rPr>
          <w:rFonts w:cs="Times New Roman"/>
        </w:rPr>
        <w:t>”</w:t>
      </w:r>
      <w:r w:rsidRPr="0040237C">
        <w:rPr>
          <w:rFonts w:cs="Times New Roman"/>
        </w:rPr>
        <w:t xml:space="preserve"> describes a </w:t>
      </w:r>
      <w:r w:rsidR="00460071">
        <w:rPr>
          <w:rFonts w:cs="Times New Roman"/>
        </w:rPr>
        <w:t>collection of ideas that explain</w:t>
      </w:r>
      <w:r w:rsidRPr="0040237C">
        <w:rPr>
          <w:rFonts w:cs="Times New Roman"/>
        </w:rPr>
        <w:t xml:space="preserve"> the ways in which programmers are attempting to imbue computers with an ability to “see” things in their environment. Computer vision is not by any means a new concept. </w:t>
      </w:r>
    </w:p>
    <w:p w14:paraId="7F05252E" w14:textId="77777777" w:rsidR="00A36362" w:rsidRPr="0040237C" w:rsidRDefault="00A36362">
      <w:pPr>
        <w:spacing w:line="480" w:lineRule="auto"/>
        <w:rPr>
          <w:rFonts w:cs="Times New Roman"/>
          <w:i/>
          <w:iCs/>
        </w:rPr>
      </w:pPr>
      <w:r w:rsidRPr="0040237C">
        <w:rPr>
          <w:rFonts w:cs="Times New Roman"/>
          <w:i/>
          <w:iCs/>
        </w:rPr>
        <w:t>Images in Computers</w:t>
      </w:r>
    </w:p>
    <w:p w14:paraId="0370614E" w14:textId="77777777" w:rsidR="00A36362" w:rsidRPr="0040237C" w:rsidRDefault="00A36362">
      <w:pPr>
        <w:spacing w:line="480" w:lineRule="auto"/>
        <w:rPr>
          <w:rFonts w:cs="Times New Roman"/>
        </w:rPr>
      </w:pPr>
      <w:r w:rsidRPr="0040237C">
        <w:rPr>
          <w:rFonts w:cs="Times New Roman"/>
        </w:rPr>
        <w:tab/>
        <w:t>When a person sees a ball in the middle of the floor, they know immediately many facts about the ball.</w:t>
      </w:r>
      <w:r w:rsidR="00460071">
        <w:rPr>
          <w:rFonts w:cs="Times New Roman"/>
        </w:rPr>
        <w:t xml:space="preserve"> They can see what color it is. They can </w:t>
      </w:r>
      <w:r w:rsidRPr="0040237C">
        <w:rPr>
          <w:rFonts w:cs="Times New Roman"/>
        </w:rPr>
        <w:t>judge the size of the ball which gives them an idea as to whether or not they cou</w:t>
      </w:r>
      <w:r w:rsidR="00460071">
        <w:rPr>
          <w:rFonts w:cs="Times New Roman"/>
        </w:rPr>
        <w:t>ld pick it up with one hand. And</w:t>
      </w:r>
      <w:r w:rsidRPr="0040237C">
        <w:rPr>
          <w:rFonts w:cs="Times New Roman"/>
        </w:rPr>
        <w:t xml:space="preserve"> they can judge the distance between them</w:t>
      </w:r>
      <w:r w:rsidR="00460071">
        <w:rPr>
          <w:rFonts w:cs="Times New Roman"/>
        </w:rPr>
        <w:t>selves</w:t>
      </w:r>
      <w:r w:rsidRPr="0040237C">
        <w:rPr>
          <w:rFonts w:cs="Times New Roman"/>
        </w:rPr>
        <w:t xml:space="preserve"> and the ball. Most importantly, t</w:t>
      </w:r>
      <w:r w:rsidR="00460071">
        <w:rPr>
          <w:rFonts w:cs="Times New Roman"/>
        </w:rPr>
        <w:t>hey know for</w:t>
      </w:r>
      <w:r w:rsidRPr="0040237C">
        <w:rPr>
          <w:rFonts w:cs="Times New Roman"/>
        </w:rPr>
        <w:t xml:space="preserve"> a fact that it is indeed a ball. This knowledge comes from years of learning about what objects are and how to interact with them. When a </w:t>
      </w:r>
      <w:r w:rsidR="00AA4EA1">
        <w:rPr>
          <w:rFonts w:cs="Times New Roman"/>
        </w:rPr>
        <w:lastRenderedPageBreak/>
        <w:t>computer equipped with</w:t>
      </w:r>
      <w:r w:rsidRPr="0040237C">
        <w:rPr>
          <w:rFonts w:cs="Times New Roman"/>
        </w:rPr>
        <w:t xml:space="preserve"> a camera captures an image of a room with a ball in it</w:t>
      </w:r>
      <w:r w:rsidR="00B736BC">
        <w:rPr>
          <w:rFonts w:cs="Times New Roman"/>
        </w:rPr>
        <w:t>,</w:t>
      </w:r>
      <w:r w:rsidRPr="0040237C">
        <w:rPr>
          <w:rFonts w:cs="Times New Roman"/>
        </w:rPr>
        <w:t xml:space="preserve"> all that is seen is a collection of numbers. Images in computers are simply collections of values that define the colors of the pixels in an image. This means that without further processing, there is no way for a computer to understand what is in an image or what that image may represent. This is the biggest problem that computer vision aims to tackle. </w:t>
      </w:r>
    </w:p>
    <w:p w14:paraId="0951B01A" w14:textId="77777777" w:rsidR="00A36362" w:rsidRPr="0040237C" w:rsidRDefault="00A36362">
      <w:pPr>
        <w:spacing w:line="480" w:lineRule="auto"/>
        <w:rPr>
          <w:rFonts w:cs="Times New Roman"/>
          <w:i/>
          <w:iCs/>
        </w:rPr>
      </w:pPr>
      <w:r w:rsidRPr="0040237C">
        <w:rPr>
          <w:rFonts w:cs="Times New Roman"/>
          <w:i/>
          <w:iCs/>
        </w:rPr>
        <w:t>Colors</w:t>
      </w:r>
    </w:p>
    <w:p w14:paraId="1DDD82DB" w14:textId="77777777" w:rsidR="00A36362" w:rsidRDefault="00A36362">
      <w:pPr>
        <w:spacing w:line="480" w:lineRule="auto"/>
        <w:rPr>
          <w:rFonts w:cs="Times New Roman"/>
        </w:rPr>
      </w:pPr>
      <w:r w:rsidRPr="0040237C">
        <w:rPr>
          <w:rFonts w:cs="Times New Roman"/>
          <w:b/>
          <w:bCs/>
        </w:rPr>
        <w:tab/>
      </w:r>
      <w:r w:rsidRPr="0040237C">
        <w:rPr>
          <w:rFonts w:cs="Times New Roman"/>
        </w:rPr>
        <w:t xml:space="preserve">There are many ways that the color of a pixel in </w:t>
      </w:r>
      <w:r w:rsidR="007F1C8C" w:rsidRPr="0040237C">
        <w:rPr>
          <w:rFonts w:cs="Times New Roman"/>
        </w:rPr>
        <w:t>an</w:t>
      </w:r>
      <w:r w:rsidRPr="0040237C">
        <w:rPr>
          <w:rFonts w:cs="Times New Roman"/>
        </w:rPr>
        <w:t xml:space="preserve"> image can be represented. The most common method is to use the RGB</w:t>
      </w:r>
      <w:r w:rsidR="00AA4EA1">
        <w:rPr>
          <w:rFonts w:cs="Times New Roman"/>
        </w:rPr>
        <w:t xml:space="preserve"> (red, green, blue)</w:t>
      </w:r>
      <w:r w:rsidRPr="0040237C">
        <w:rPr>
          <w:rFonts w:cs="Times New Roman"/>
        </w:rPr>
        <w:t xml:space="preserve"> color space. According to the CIE</w:t>
      </w:r>
      <w:r w:rsidR="00AA4EA1">
        <w:rPr>
          <w:rFonts w:cs="Times New Roman"/>
        </w:rPr>
        <w:t xml:space="preserve"> (</w:t>
      </w:r>
      <w:r w:rsidR="00AA4EA1" w:rsidRPr="00AA4EA1">
        <w:rPr>
          <w:rFonts w:cs="Times New Roman"/>
        </w:rPr>
        <w:t>Commission Internationale de l´Eclairage</w:t>
      </w:r>
      <w:r w:rsidR="00AA4EA1">
        <w:rPr>
          <w:rFonts w:cs="Times New Roman"/>
        </w:rPr>
        <w:t xml:space="preserve"> or </w:t>
      </w:r>
      <w:r w:rsidR="00AA4EA1" w:rsidRPr="00AA4EA1">
        <w:rPr>
          <w:rFonts w:cs="Times New Roman"/>
        </w:rPr>
        <w:t>International Commission on Illumination</w:t>
      </w:r>
      <w:r w:rsidR="00AA4EA1">
        <w:rPr>
          <w:rFonts w:cs="Times New Roman"/>
        </w:rPr>
        <w:t>)</w:t>
      </w:r>
      <w:r w:rsidRPr="0040237C">
        <w:rPr>
          <w:rFonts w:cs="Times New Roman"/>
        </w:rPr>
        <w:t>, a color space is a geometric representation of colors in space, u</w:t>
      </w:r>
      <w:r w:rsidR="00BE4458">
        <w:rPr>
          <w:rFonts w:cs="Times New Roman"/>
        </w:rPr>
        <w:t xml:space="preserve">sually of three dimensions (Buckley, </w:t>
      </w:r>
      <w:proofErr w:type="spellStart"/>
      <w:r w:rsidR="00BE4458">
        <w:rPr>
          <w:rFonts w:cs="Times New Roman"/>
        </w:rPr>
        <w:t>Süsstrunk</w:t>
      </w:r>
      <w:proofErr w:type="spellEnd"/>
      <w:r w:rsidR="00BE4458">
        <w:rPr>
          <w:rFonts w:cs="Times New Roman"/>
        </w:rPr>
        <w:t xml:space="preserve"> &amp; </w:t>
      </w:r>
      <w:proofErr w:type="spellStart"/>
      <w:r w:rsidR="00BE4458">
        <w:rPr>
          <w:rFonts w:cs="Times New Roman"/>
        </w:rPr>
        <w:t>Swen</w:t>
      </w:r>
      <w:proofErr w:type="spellEnd"/>
      <w:r w:rsidR="00BE4458">
        <w:rPr>
          <w:rFonts w:cs="Times New Roman"/>
        </w:rPr>
        <w:t xml:space="preserve"> 1999)</w:t>
      </w:r>
      <w:r w:rsidRPr="0040237C">
        <w:rPr>
          <w:rFonts w:cs="Times New Roman"/>
        </w:rPr>
        <w:t>. In the RGB space, each pixel has three values associated with it. These values represent the intensi</w:t>
      </w:r>
      <w:r w:rsidR="00C14269">
        <w:rPr>
          <w:rFonts w:cs="Times New Roman"/>
        </w:rPr>
        <w:t>ty of red, green and blue light. T</w:t>
      </w:r>
      <w:r w:rsidRPr="0040237C">
        <w:rPr>
          <w:rFonts w:cs="Times New Roman"/>
        </w:rPr>
        <w:t>he values can range from 0</w:t>
      </w:r>
      <w:r w:rsidR="00AA4EA1">
        <w:rPr>
          <w:rFonts w:cs="Times New Roman"/>
        </w:rPr>
        <w:t>,</w:t>
      </w:r>
      <w:r w:rsidRPr="0040237C">
        <w:rPr>
          <w:rFonts w:cs="Times New Roman"/>
        </w:rPr>
        <w:t xml:space="preserve"> which means no intensity</w:t>
      </w:r>
      <w:r w:rsidR="00AA4EA1">
        <w:rPr>
          <w:rFonts w:cs="Times New Roman"/>
        </w:rPr>
        <w:t>,</w:t>
      </w:r>
      <w:r w:rsidRPr="0040237C">
        <w:rPr>
          <w:rFonts w:cs="Times New Roman"/>
        </w:rPr>
        <w:t xml:space="preserve"> to 255</w:t>
      </w:r>
      <w:r w:rsidR="00AA4EA1">
        <w:rPr>
          <w:rFonts w:cs="Times New Roman"/>
        </w:rPr>
        <w:t>,</w:t>
      </w:r>
      <w:r w:rsidRPr="0040237C">
        <w:rPr>
          <w:rFonts w:cs="Times New Roman"/>
        </w:rPr>
        <w:t xml:space="preserve"> meaning full</w:t>
      </w:r>
      <w:r w:rsidR="00AA4EA1">
        <w:rPr>
          <w:rFonts w:cs="Times New Roman"/>
        </w:rPr>
        <w:t xml:space="preserve"> intensity. Intensitie</w:t>
      </w:r>
      <w:r w:rsidR="00C14269">
        <w:rPr>
          <w:rFonts w:cs="Times New Roman"/>
        </w:rPr>
        <w:t xml:space="preserve">s can be and </w:t>
      </w:r>
      <w:r w:rsidR="00AA4EA1">
        <w:rPr>
          <w:rFonts w:cs="Times New Roman"/>
        </w:rPr>
        <w:t xml:space="preserve">often </w:t>
      </w:r>
      <w:r w:rsidR="00C14269">
        <w:rPr>
          <w:rFonts w:cs="Times New Roman"/>
        </w:rPr>
        <w:t xml:space="preserve">are </w:t>
      </w:r>
      <w:r w:rsidR="00AA4EA1">
        <w:rPr>
          <w:rFonts w:cs="Times New Roman"/>
        </w:rPr>
        <w:t>represented as</w:t>
      </w:r>
      <w:r w:rsidRPr="0040237C">
        <w:rPr>
          <w:rFonts w:cs="Times New Roman"/>
        </w:rPr>
        <w:t xml:space="preserve"> a string of hexadecimal digits</w:t>
      </w:r>
      <w:r w:rsidR="00AA4EA1">
        <w:rPr>
          <w:rFonts w:cs="Times New Roman"/>
        </w:rPr>
        <w:t xml:space="preserve">. For example </w:t>
      </w:r>
      <w:r w:rsidR="00761642">
        <w:rPr>
          <w:rFonts w:cs="Times New Roman"/>
        </w:rPr>
        <w:t xml:space="preserve">in the string of hexadecimal digits </w:t>
      </w:r>
      <w:r w:rsidR="00AA4EA1" w:rsidRPr="00B736BC">
        <w:rPr>
          <w:rFonts w:cs="Times New Roman"/>
          <w:i/>
        </w:rPr>
        <w:t>0x0054FF</w:t>
      </w:r>
      <w:r w:rsidR="00761642">
        <w:rPr>
          <w:rFonts w:cs="Times New Roman"/>
        </w:rPr>
        <w:t xml:space="preserve"> the digits </w:t>
      </w:r>
      <w:r w:rsidR="00761642" w:rsidRPr="00B736BC">
        <w:rPr>
          <w:rFonts w:cs="Times New Roman"/>
          <w:i/>
        </w:rPr>
        <w:t>00</w:t>
      </w:r>
      <w:r w:rsidR="00761642">
        <w:rPr>
          <w:rFonts w:cs="Times New Roman"/>
        </w:rPr>
        <w:t xml:space="preserve">, </w:t>
      </w:r>
      <w:r w:rsidR="00761642" w:rsidRPr="00B736BC">
        <w:rPr>
          <w:rFonts w:cs="Times New Roman"/>
          <w:i/>
        </w:rPr>
        <w:t>54</w:t>
      </w:r>
      <w:r w:rsidR="00761642">
        <w:rPr>
          <w:rFonts w:cs="Times New Roman"/>
        </w:rPr>
        <w:t xml:space="preserve">, and </w:t>
      </w:r>
      <w:r w:rsidR="00761642" w:rsidRPr="00B736BC">
        <w:rPr>
          <w:rFonts w:cs="Times New Roman"/>
          <w:i/>
        </w:rPr>
        <w:t>FF</w:t>
      </w:r>
      <w:r w:rsidR="00761642">
        <w:rPr>
          <w:rFonts w:cs="Times New Roman"/>
        </w:rPr>
        <w:t xml:space="preserve"> represent the intensities of red, green, and blue respectively.</w:t>
      </w:r>
      <w:r w:rsidR="00002970">
        <w:rPr>
          <w:rFonts w:cs="Times New Roman"/>
        </w:rPr>
        <w:t xml:space="preserve"> Figure 3.1 shows the iRobot Create passing between two red cups that were identified using color matching.</w:t>
      </w:r>
    </w:p>
    <w:p w14:paraId="55F1C1E1" w14:textId="77777777" w:rsidR="00002970" w:rsidRDefault="00002970">
      <w:pPr>
        <w:spacing w:line="480" w:lineRule="auto"/>
        <w:rPr>
          <w:rFonts w:cs="Times New Roman"/>
        </w:rPr>
      </w:pPr>
    </w:p>
    <w:p w14:paraId="36A7C907" w14:textId="77777777" w:rsidR="00002970" w:rsidRDefault="00002970">
      <w:pPr>
        <w:spacing w:line="480" w:lineRule="auto"/>
        <w:rPr>
          <w:rFonts w:cs="Times New Roman"/>
        </w:rPr>
      </w:pPr>
    </w:p>
    <w:p w14:paraId="5DD7E7C9" w14:textId="77777777" w:rsidR="00002970" w:rsidRDefault="00002970">
      <w:pPr>
        <w:spacing w:line="480" w:lineRule="auto"/>
        <w:rPr>
          <w:rFonts w:cs="Times New Roman"/>
        </w:rPr>
      </w:pPr>
    </w:p>
    <w:p w14:paraId="3EE3E67B" w14:textId="77777777" w:rsidR="00002970" w:rsidRDefault="00002970">
      <w:pPr>
        <w:spacing w:line="480" w:lineRule="auto"/>
        <w:rPr>
          <w:rFonts w:cs="Times New Roman"/>
        </w:rPr>
      </w:pPr>
      <w:r>
        <w:rPr>
          <w:rFonts w:cs="Times New Roman"/>
        </w:rPr>
        <w:lastRenderedPageBreak/>
        <w:t>Figure 3.1</w:t>
      </w:r>
    </w:p>
    <w:p w14:paraId="480DDC11" w14:textId="77777777" w:rsidR="00002970" w:rsidRDefault="00002970">
      <w:pPr>
        <w:spacing w:line="480" w:lineRule="auto"/>
        <w:rPr>
          <w:rFonts w:cs="Times New Roman"/>
        </w:rPr>
      </w:pPr>
      <w:proofErr w:type="gramStart"/>
      <w:r>
        <w:rPr>
          <w:rFonts w:cs="Times New Roman"/>
          <w:i/>
        </w:rPr>
        <w:t>iRobot</w:t>
      </w:r>
      <w:proofErr w:type="gramEnd"/>
      <w:r>
        <w:rPr>
          <w:rFonts w:cs="Times New Roman"/>
          <w:i/>
        </w:rPr>
        <w:t xml:space="preserve"> Create passing between two red cups</w:t>
      </w:r>
    </w:p>
    <w:p w14:paraId="56C05AC8" w14:textId="77777777" w:rsidR="00002970" w:rsidRPr="00002970" w:rsidRDefault="00002970">
      <w:pPr>
        <w:spacing w:line="480" w:lineRule="auto"/>
        <w:rPr>
          <w:rFonts w:cs="Times New Roman"/>
        </w:rPr>
      </w:pPr>
      <w:r>
        <w:rPr>
          <w:noProof/>
          <w:lang w:eastAsia="en-US" w:bidi="ar-SA"/>
        </w:rPr>
        <w:drawing>
          <wp:inline distT="0" distB="0" distL="0" distR="0" wp14:anchorId="5C14D60D" wp14:editId="266496B4">
            <wp:extent cx="5257800" cy="3807973"/>
            <wp:effectExtent l="0" t="0" r="0" b="2540"/>
            <wp:docPr id="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3807973"/>
                    </a:xfrm>
                    <a:prstGeom prst="rect">
                      <a:avLst/>
                    </a:prstGeom>
                    <a:noFill/>
                    <a:ln>
                      <a:noFill/>
                    </a:ln>
                    <a:effectLst/>
                    <a:extLst/>
                  </pic:spPr>
                </pic:pic>
              </a:graphicData>
            </a:graphic>
          </wp:inline>
        </w:drawing>
      </w:r>
    </w:p>
    <w:p w14:paraId="2C6785FF" w14:textId="77777777" w:rsidR="00A36362" w:rsidRPr="0040237C" w:rsidRDefault="00A36362">
      <w:pPr>
        <w:spacing w:line="480" w:lineRule="auto"/>
        <w:rPr>
          <w:rFonts w:cs="Times New Roman"/>
          <w:i/>
          <w:iCs/>
        </w:rPr>
      </w:pPr>
      <w:r w:rsidRPr="0040237C">
        <w:rPr>
          <w:rFonts w:cs="Times New Roman"/>
          <w:i/>
          <w:iCs/>
        </w:rPr>
        <w:t>OpenCV</w:t>
      </w:r>
    </w:p>
    <w:p w14:paraId="1A8C4B3A" w14:textId="77777777" w:rsidR="000407F4" w:rsidRDefault="00A36362" w:rsidP="000407F4">
      <w:pPr>
        <w:spacing w:line="480" w:lineRule="auto"/>
        <w:rPr>
          <w:rFonts w:cs="Times New Roman"/>
        </w:rPr>
      </w:pPr>
      <w:r w:rsidRPr="0040237C">
        <w:rPr>
          <w:rFonts w:cs="Times New Roman"/>
        </w:rPr>
        <w:tab/>
        <w:t>The first image processing package that was approached in the course of this research was the OpenCV package of image processing tools.</w:t>
      </w:r>
    </w:p>
    <w:p w14:paraId="132E9D68" w14:textId="77777777" w:rsidR="000407F4" w:rsidRDefault="000407F4" w:rsidP="000407F4">
      <w:pPr>
        <w:spacing w:line="480" w:lineRule="auto"/>
        <w:rPr>
          <w:rFonts w:cs="Times New Roman"/>
        </w:rPr>
      </w:pPr>
      <w:r>
        <w:rPr>
          <w:rFonts w:cs="Times New Roman"/>
        </w:rPr>
        <w:t>The official OpenCV wiki (2011) states the following:</w:t>
      </w:r>
    </w:p>
    <w:p w14:paraId="7E594E22" w14:textId="77777777" w:rsidR="000407F4" w:rsidRDefault="000407F4" w:rsidP="000407F4">
      <w:pPr>
        <w:spacing w:line="480" w:lineRule="auto"/>
        <w:ind w:left="709"/>
        <w:rPr>
          <w:rFonts w:cs="Times New Roman"/>
        </w:rPr>
      </w:pPr>
      <w:r w:rsidRPr="000407F4">
        <w:rPr>
          <w:rFonts w:cs="Times New Roman"/>
        </w:rPr>
        <w:t xml:space="preserve">OpenCV (Open Source Computer Vision) is a library of programming functions for real time computer </w:t>
      </w:r>
      <w:r>
        <w:rPr>
          <w:rFonts w:cs="Times New Roman"/>
        </w:rPr>
        <w:t xml:space="preserve">vision. </w:t>
      </w:r>
      <w:r w:rsidRPr="000407F4">
        <w:rPr>
          <w:rFonts w:cs="Times New Roman"/>
        </w:rPr>
        <w:t xml:space="preserve">OpenCV is released under a BSD </w:t>
      </w:r>
      <w:proofErr w:type="gramStart"/>
      <w:r w:rsidRPr="000407F4">
        <w:rPr>
          <w:rFonts w:cs="Times New Roman"/>
        </w:rPr>
        <w:t>license,</w:t>
      </w:r>
      <w:proofErr w:type="gramEnd"/>
      <w:r w:rsidRPr="000407F4">
        <w:rPr>
          <w:rFonts w:cs="Times New Roman"/>
        </w:rPr>
        <w:t xml:space="preserve"> it is free for both academic and commercial use. It was originally written in C but has a full C++ interface and all new development is in C++. There is also a full Python interface. The library has &gt;2000 optimized </w:t>
      </w:r>
      <w:r w:rsidRPr="000407F4">
        <w:rPr>
          <w:rFonts w:cs="Times New Roman"/>
        </w:rPr>
        <w:lastRenderedPageBreak/>
        <w:t>algorithms</w:t>
      </w:r>
      <w:r w:rsidR="008018AC">
        <w:rPr>
          <w:rFonts w:cs="Times New Roman"/>
        </w:rPr>
        <w:t xml:space="preserve"> (</w:t>
      </w:r>
      <w:proofErr w:type="spellStart"/>
      <w:r w:rsidR="008018AC">
        <w:rPr>
          <w:rFonts w:cs="Times New Roman"/>
        </w:rPr>
        <w:t>OpenCVWiki</w:t>
      </w:r>
      <w:proofErr w:type="spellEnd"/>
      <w:r w:rsidR="008018AC">
        <w:rPr>
          <w:rFonts w:cs="Times New Roman"/>
        </w:rPr>
        <w:t>)</w:t>
      </w:r>
    </w:p>
    <w:p w14:paraId="431766C3" w14:textId="77777777" w:rsidR="00A36362" w:rsidRPr="0040237C" w:rsidRDefault="00A36362" w:rsidP="000407F4">
      <w:pPr>
        <w:spacing w:line="480" w:lineRule="auto"/>
        <w:rPr>
          <w:rFonts w:cs="Times New Roman"/>
        </w:rPr>
      </w:pPr>
      <w:r w:rsidRPr="0040237C">
        <w:rPr>
          <w:rFonts w:cs="Times New Roman"/>
        </w:rPr>
        <w:t>OpenCV showed very good potential early on in the research, specifically in the first iteration of the project. However, due to the limitations of the camera that were discovered, further development</w:t>
      </w:r>
      <w:r w:rsidR="00761642">
        <w:rPr>
          <w:rFonts w:cs="Times New Roman"/>
        </w:rPr>
        <w:t xml:space="preserve"> halted, including development using </w:t>
      </w:r>
      <w:r w:rsidR="002B29E2">
        <w:rPr>
          <w:rFonts w:cs="Times New Roman"/>
        </w:rPr>
        <w:t>OpenCV</w:t>
      </w:r>
      <w:r w:rsidR="00761642">
        <w:rPr>
          <w:rFonts w:cs="Times New Roman"/>
        </w:rPr>
        <w:t xml:space="preserve"> </w:t>
      </w:r>
      <w:r w:rsidRPr="0040237C">
        <w:rPr>
          <w:rFonts w:cs="Times New Roman"/>
        </w:rPr>
        <w:t xml:space="preserve">and the camera in the first iteration was largely abandoned. </w:t>
      </w:r>
    </w:p>
    <w:p w14:paraId="73CE1CC8" w14:textId="77777777" w:rsidR="00A36362" w:rsidRPr="0040237C" w:rsidRDefault="00A36362">
      <w:pPr>
        <w:spacing w:line="480" w:lineRule="auto"/>
        <w:rPr>
          <w:rFonts w:cs="Times New Roman"/>
          <w:i/>
          <w:iCs/>
        </w:rPr>
      </w:pPr>
      <w:r w:rsidRPr="0040237C">
        <w:rPr>
          <w:rFonts w:cs="Times New Roman"/>
          <w:i/>
          <w:iCs/>
        </w:rPr>
        <w:t>MATLAB</w:t>
      </w:r>
    </w:p>
    <w:p w14:paraId="45330B9C" w14:textId="77777777" w:rsidR="00A36362" w:rsidRPr="0040237C" w:rsidRDefault="00A36362">
      <w:pPr>
        <w:spacing w:line="480" w:lineRule="auto"/>
        <w:rPr>
          <w:rFonts w:cs="Times New Roman"/>
          <w:color w:val="000000"/>
        </w:rPr>
      </w:pPr>
      <w:r w:rsidRPr="0040237C">
        <w:rPr>
          <w:rFonts w:cs="Times New Roman"/>
          <w:color w:val="000000"/>
        </w:rPr>
        <w:tab/>
        <w:t xml:space="preserve">When work first started on the second iteration of the robot, a need arose to find a way to control the platform that had been developed on the Create. Initially the robot was controlled using a Python library built by </w:t>
      </w:r>
      <w:r w:rsidR="0040631B">
        <w:rPr>
          <w:rFonts w:cs="Times New Roman"/>
          <w:color w:val="000000"/>
        </w:rPr>
        <w:t xml:space="preserve">Zachary </w:t>
      </w:r>
      <w:proofErr w:type="spellStart"/>
      <w:r w:rsidR="0040631B">
        <w:rPr>
          <w:rFonts w:cs="Times New Roman"/>
          <w:color w:val="000000"/>
        </w:rPr>
        <w:t>Dodds</w:t>
      </w:r>
      <w:proofErr w:type="spellEnd"/>
      <w:r w:rsidR="0040631B">
        <w:rPr>
          <w:rFonts w:cs="Times New Roman"/>
          <w:color w:val="000000"/>
        </w:rPr>
        <w:t xml:space="preserve"> of Harvey </w:t>
      </w:r>
      <w:proofErr w:type="spellStart"/>
      <w:r w:rsidR="0040631B">
        <w:rPr>
          <w:rFonts w:cs="Times New Roman"/>
          <w:color w:val="000000"/>
        </w:rPr>
        <w:t>Mudd</w:t>
      </w:r>
      <w:proofErr w:type="spellEnd"/>
      <w:r w:rsidR="0040631B">
        <w:rPr>
          <w:rFonts w:cs="Times New Roman"/>
          <w:color w:val="000000"/>
        </w:rPr>
        <w:t xml:space="preserve"> College. (</w:t>
      </w:r>
      <w:proofErr w:type="spellStart"/>
      <w:r w:rsidR="0040631B">
        <w:rPr>
          <w:rFonts w:cs="Times New Roman"/>
          <w:color w:val="000000"/>
        </w:rPr>
        <w:t>Dodds</w:t>
      </w:r>
      <w:proofErr w:type="spellEnd"/>
      <w:r w:rsidR="0040631B">
        <w:rPr>
          <w:rFonts w:cs="Times New Roman"/>
          <w:color w:val="000000"/>
        </w:rPr>
        <w:t>, 2007)</w:t>
      </w:r>
      <w:r w:rsidRPr="0040237C">
        <w:rPr>
          <w:rFonts w:cs="Times New Roman"/>
          <w:color w:val="000000"/>
        </w:rPr>
        <w:t xml:space="preserve"> Python initially seemed to be a good choice</w:t>
      </w:r>
      <w:r w:rsidR="00413EB3">
        <w:rPr>
          <w:rFonts w:cs="Times New Roman"/>
          <w:color w:val="000000"/>
        </w:rPr>
        <w:t xml:space="preserve"> as</w:t>
      </w:r>
      <w:r w:rsidR="000407F4">
        <w:rPr>
          <w:rFonts w:cs="Times New Roman"/>
          <w:color w:val="000000"/>
        </w:rPr>
        <w:t>, was mention above,</w:t>
      </w:r>
      <w:r w:rsidR="00413EB3">
        <w:rPr>
          <w:rFonts w:cs="Times New Roman"/>
          <w:color w:val="000000"/>
        </w:rPr>
        <w:t xml:space="preserve"> bindings already exist</w:t>
      </w:r>
      <w:r w:rsidRPr="0040237C">
        <w:rPr>
          <w:rFonts w:cs="Times New Roman"/>
          <w:color w:val="000000"/>
        </w:rPr>
        <w:t xml:space="preserve"> that let </w:t>
      </w:r>
      <w:r w:rsidR="00761642">
        <w:rPr>
          <w:rFonts w:cs="Times New Roman"/>
          <w:color w:val="000000"/>
        </w:rPr>
        <w:t>Python</w:t>
      </w:r>
      <w:r w:rsidRPr="0040237C">
        <w:rPr>
          <w:rFonts w:cs="Times New Roman"/>
          <w:color w:val="000000"/>
        </w:rPr>
        <w:t xml:space="preserve"> use OpenCV natively. The issue that ar</w:t>
      </w:r>
      <w:r w:rsidR="00761642">
        <w:rPr>
          <w:rFonts w:cs="Times New Roman"/>
          <w:color w:val="000000"/>
        </w:rPr>
        <w:t>ose with this implementation is</w:t>
      </w:r>
      <w:r w:rsidRPr="0040237C">
        <w:rPr>
          <w:rFonts w:cs="Times New Roman"/>
          <w:color w:val="000000"/>
        </w:rPr>
        <w:t xml:space="preserve"> that Python is an interpreted language, with inefficient memory access. This cause</w:t>
      </w:r>
      <w:r w:rsidR="00761642">
        <w:rPr>
          <w:rFonts w:cs="Times New Roman"/>
          <w:color w:val="000000"/>
        </w:rPr>
        <w:t>s</w:t>
      </w:r>
      <w:r w:rsidRPr="0040237C">
        <w:rPr>
          <w:rFonts w:cs="Times New Roman"/>
          <w:color w:val="000000"/>
        </w:rPr>
        <w:t xml:space="preserve"> image processing operations to tak</w:t>
      </w:r>
      <w:r w:rsidR="00761642">
        <w:rPr>
          <w:rFonts w:cs="Times New Roman"/>
          <w:color w:val="000000"/>
        </w:rPr>
        <w:t xml:space="preserve">e much longer </w:t>
      </w:r>
      <w:r w:rsidR="00B736BC">
        <w:rPr>
          <w:rFonts w:cs="Times New Roman"/>
          <w:color w:val="000000"/>
        </w:rPr>
        <w:t xml:space="preserve">than </w:t>
      </w:r>
      <w:r w:rsidR="00761642">
        <w:rPr>
          <w:rFonts w:cs="Times New Roman"/>
          <w:color w:val="000000"/>
        </w:rPr>
        <w:t>they had</w:t>
      </w:r>
      <w:r w:rsidRPr="0040237C">
        <w:rPr>
          <w:rFonts w:cs="Times New Roman"/>
          <w:color w:val="000000"/>
        </w:rPr>
        <w:t xml:space="preserve"> using OpenCV in C++. At this point a switch could have been made to return to using C++ </w:t>
      </w:r>
      <w:r w:rsidR="00C14269">
        <w:rPr>
          <w:rFonts w:cs="Times New Roman"/>
          <w:color w:val="000000"/>
        </w:rPr>
        <w:t>for</w:t>
      </w:r>
      <w:r w:rsidR="00761642">
        <w:rPr>
          <w:rFonts w:cs="Times New Roman"/>
          <w:color w:val="000000"/>
        </w:rPr>
        <w:t xml:space="preserve"> programming. In the meantime, however,</w:t>
      </w:r>
      <w:r w:rsidRPr="0040237C">
        <w:rPr>
          <w:rFonts w:cs="Times New Roman"/>
          <w:color w:val="000000"/>
        </w:rPr>
        <w:t xml:space="preserve"> John Spletzer a professor at Lehigh University who has </w:t>
      </w:r>
      <w:r w:rsidR="00761642">
        <w:rPr>
          <w:rFonts w:cs="Times New Roman"/>
          <w:color w:val="000000"/>
        </w:rPr>
        <w:t>done a large amount of work in</w:t>
      </w:r>
      <w:r w:rsidRPr="0040237C">
        <w:rPr>
          <w:rFonts w:cs="Times New Roman"/>
          <w:color w:val="000000"/>
        </w:rPr>
        <w:t xml:space="preserve"> robotics and computer vision was contacted. At his recommendation, MATLAB was chosen to control the robot and </w:t>
      </w:r>
      <w:r w:rsidR="00761642">
        <w:rPr>
          <w:rFonts w:cs="Times New Roman"/>
          <w:color w:val="000000"/>
        </w:rPr>
        <w:t xml:space="preserve">to </w:t>
      </w:r>
      <w:r w:rsidRPr="0040237C">
        <w:rPr>
          <w:rFonts w:cs="Times New Roman"/>
          <w:color w:val="000000"/>
        </w:rPr>
        <w:t>process images.  MATLAB is a high-level language and interact</w:t>
      </w:r>
      <w:r w:rsidR="00761642">
        <w:rPr>
          <w:rFonts w:cs="Times New Roman"/>
          <w:color w:val="000000"/>
        </w:rPr>
        <w:t>ive environment that enables one</w:t>
      </w:r>
      <w:r w:rsidRPr="0040237C">
        <w:rPr>
          <w:rFonts w:cs="Times New Roman"/>
          <w:color w:val="000000"/>
        </w:rPr>
        <w:t xml:space="preserve"> to perform computationally intensive tasks faster than with traditional programming languages such as C, C++, and FORTRAN</w:t>
      </w:r>
      <w:r w:rsidR="0040631B">
        <w:rPr>
          <w:rFonts w:cs="Times New Roman"/>
          <w:color w:val="000000"/>
        </w:rPr>
        <w:t>. (</w:t>
      </w:r>
      <w:proofErr w:type="spellStart"/>
      <w:r w:rsidR="0040631B">
        <w:rPr>
          <w:rFonts w:cs="Times New Roman"/>
          <w:color w:val="000000"/>
        </w:rPr>
        <w:t>Mathworks</w:t>
      </w:r>
      <w:proofErr w:type="spellEnd"/>
      <w:r w:rsidR="0040631B">
        <w:rPr>
          <w:rFonts w:cs="Times New Roman"/>
          <w:color w:val="000000"/>
        </w:rPr>
        <w:t xml:space="preserve"> Inc., The, 2011)</w:t>
      </w:r>
      <w:r w:rsidR="00761642">
        <w:rPr>
          <w:rFonts w:cs="Times New Roman"/>
          <w:color w:val="000000"/>
        </w:rPr>
        <w:t xml:space="preserve"> MATLAB can be </w:t>
      </w:r>
      <w:r w:rsidRPr="0040237C">
        <w:rPr>
          <w:rFonts w:cs="Times New Roman"/>
          <w:color w:val="000000"/>
        </w:rPr>
        <w:t xml:space="preserve">expanded through the addition of what are called toolboxes. MATLAB toolboxes are functions or </w:t>
      </w:r>
      <w:r w:rsidRPr="0040237C">
        <w:rPr>
          <w:rFonts w:cs="Times New Roman"/>
          <w:color w:val="000000"/>
        </w:rPr>
        <w:lastRenderedPageBreak/>
        <w:t>co</w:t>
      </w:r>
      <w:r w:rsidR="00761642">
        <w:rPr>
          <w:rFonts w:cs="Times New Roman"/>
          <w:color w:val="000000"/>
        </w:rPr>
        <w:t>llections of functions that enable</w:t>
      </w:r>
      <w:r w:rsidRPr="0040237C">
        <w:rPr>
          <w:rFonts w:cs="Times New Roman"/>
          <w:color w:val="000000"/>
        </w:rPr>
        <w:t xml:space="preserve"> a developer to perform certain tasks. MATLAB's Image P</w:t>
      </w:r>
      <w:r w:rsidR="00F91140">
        <w:rPr>
          <w:rFonts w:cs="Times New Roman"/>
          <w:color w:val="000000"/>
        </w:rPr>
        <w:t xml:space="preserve">rocessing Toolbox offers </w:t>
      </w:r>
      <w:r w:rsidRPr="0040237C">
        <w:rPr>
          <w:rFonts w:cs="Times New Roman"/>
          <w:color w:val="000000"/>
        </w:rPr>
        <w:t>the ability to perform operations on image</w:t>
      </w:r>
      <w:r w:rsidR="00F91140">
        <w:rPr>
          <w:rFonts w:cs="Times New Roman"/>
          <w:color w:val="000000"/>
        </w:rPr>
        <w:t>s that rival those of</w:t>
      </w:r>
      <w:r w:rsidRPr="0040237C">
        <w:rPr>
          <w:rFonts w:cs="Times New Roman"/>
          <w:color w:val="000000"/>
        </w:rPr>
        <w:t xml:space="preserve"> Ope</w:t>
      </w:r>
      <w:r w:rsidR="00F91140">
        <w:rPr>
          <w:rFonts w:cs="Times New Roman"/>
          <w:color w:val="000000"/>
        </w:rPr>
        <w:t>nCV</w:t>
      </w:r>
      <w:r w:rsidRPr="0040237C">
        <w:rPr>
          <w:rFonts w:cs="Times New Roman"/>
          <w:color w:val="000000"/>
        </w:rPr>
        <w:t>. MATLAB's I</w:t>
      </w:r>
      <w:r w:rsidR="00F91140">
        <w:rPr>
          <w:rFonts w:cs="Times New Roman"/>
          <w:color w:val="000000"/>
        </w:rPr>
        <w:t>mage Acquisition Toolbox allows</w:t>
      </w:r>
      <w:r w:rsidRPr="0040237C">
        <w:rPr>
          <w:rFonts w:cs="Times New Roman"/>
          <w:color w:val="000000"/>
        </w:rPr>
        <w:t xml:space="preserve"> for the capturing of images from a connected web-cam. </w:t>
      </w:r>
      <w:r w:rsidR="00C263E3">
        <w:rPr>
          <w:rFonts w:cs="Times New Roman"/>
          <w:color w:val="000000"/>
        </w:rPr>
        <w:t>A</w:t>
      </w:r>
      <w:r w:rsidR="00BF0D46">
        <w:rPr>
          <w:rFonts w:cs="Times New Roman"/>
          <w:color w:val="000000"/>
        </w:rPr>
        <w:t>nother</w:t>
      </w:r>
      <w:r w:rsidR="00C263E3">
        <w:rPr>
          <w:rFonts w:cs="Times New Roman"/>
          <w:color w:val="000000"/>
        </w:rPr>
        <w:t xml:space="preserve"> </w:t>
      </w:r>
      <w:r w:rsidRPr="0040237C">
        <w:rPr>
          <w:rFonts w:cs="Times New Roman"/>
          <w:color w:val="000000"/>
        </w:rPr>
        <w:t>toolbox</w:t>
      </w:r>
      <w:r w:rsidR="00C263E3">
        <w:rPr>
          <w:rFonts w:cs="Times New Roman"/>
          <w:color w:val="000000"/>
        </w:rPr>
        <w:t xml:space="preserve"> </w:t>
      </w:r>
      <w:r w:rsidR="00BF0D46">
        <w:rPr>
          <w:rFonts w:cs="Times New Roman"/>
          <w:color w:val="000000"/>
        </w:rPr>
        <w:t xml:space="preserve">used </w:t>
      </w:r>
      <w:r w:rsidR="00C263E3">
        <w:rPr>
          <w:rFonts w:cs="Times New Roman"/>
          <w:color w:val="000000"/>
        </w:rPr>
        <w:t>was</w:t>
      </w:r>
      <w:r w:rsidRPr="0040237C">
        <w:rPr>
          <w:rFonts w:cs="Times New Roman"/>
          <w:color w:val="000000"/>
        </w:rPr>
        <w:t xml:space="preserve"> </w:t>
      </w:r>
      <w:r w:rsidR="00B736BC">
        <w:rPr>
          <w:rFonts w:cs="Times New Roman"/>
          <w:color w:val="000000"/>
        </w:rPr>
        <w:t xml:space="preserve">one </w:t>
      </w:r>
      <w:r w:rsidR="00BF0D46" w:rsidRPr="0040237C">
        <w:rPr>
          <w:rFonts w:cs="Times New Roman"/>
          <w:color w:val="000000"/>
        </w:rPr>
        <w:t>designed to control the iRobot Create</w:t>
      </w:r>
      <w:r w:rsidR="00BF0D46">
        <w:rPr>
          <w:rFonts w:cs="Times New Roman"/>
          <w:color w:val="000000"/>
        </w:rPr>
        <w:t xml:space="preserve">. The toolbox was </w:t>
      </w:r>
      <w:r w:rsidRPr="0040237C">
        <w:rPr>
          <w:rFonts w:cs="Times New Roman"/>
          <w:color w:val="000000"/>
        </w:rPr>
        <w:t>developed by</w:t>
      </w:r>
      <w:r w:rsidR="00C263E3">
        <w:rPr>
          <w:rFonts w:cs="Times New Roman"/>
          <w:color w:val="000000"/>
        </w:rPr>
        <w:t xml:space="preserve"> John Spletzer, </w:t>
      </w:r>
      <w:r w:rsidR="00C263E3" w:rsidRPr="00C263E3">
        <w:rPr>
          <w:rFonts w:cs="Times New Roman"/>
          <w:color w:val="000000"/>
        </w:rPr>
        <w:t>Associate Professor in the Computer Science and Engineering Department at Lehigh University</w:t>
      </w:r>
      <w:r w:rsidR="00C263E3">
        <w:rPr>
          <w:rFonts w:cs="Times New Roman"/>
          <w:color w:val="000000"/>
        </w:rPr>
        <w:t>,</w:t>
      </w:r>
      <w:r w:rsidR="00C263E3" w:rsidRPr="00C263E3">
        <w:rPr>
          <w:rFonts w:cs="Times New Roman"/>
          <w:color w:val="000000"/>
        </w:rPr>
        <w:t xml:space="preserve"> </w:t>
      </w:r>
      <w:r w:rsidR="00BF0D46">
        <w:rPr>
          <w:rFonts w:cs="Times New Roman"/>
          <w:color w:val="000000"/>
        </w:rPr>
        <w:t>in conjunction with</w:t>
      </w:r>
      <w:r w:rsidR="00C14269">
        <w:rPr>
          <w:rFonts w:cs="Times New Roman"/>
          <w:color w:val="000000"/>
        </w:rPr>
        <w:t xml:space="preserve"> </w:t>
      </w:r>
      <w:r w:rsidR="00BF0D46">
        <w:rPr>
          <w:rFonts w:cs="Times New Roman"/>
          <w:color w:val="000000"/>
        </w:rPr>
        <w:t>students working in</w:t>
      </w:r>
      <w:r w:rsidR="00C14269">
        <w:rPr>
          <w:rFonts w:cs="Times New Roman"/>
          <w:color w:val="000000"/>
        </w:rPr>
        <w:t xml:space="preserve"> the </w:t>
      </w:r>
      <w:r w:rsidR="00C14269" w:rsidRPr="00C14269">
        <w:rPr>
          <w:rFonts w:cs="Times New Roman"/>
          <w:color w:val="000000"/>
        </w:rPr>
        <w:t xml:space="preserve">VADER Laboratory </w:t>
      </w:r>
      <w:r w:rsidRPr="0040237C">
        <w:rPr>
          <w:rFonts w:cs="Times New Roman"/>
          <w:color w:val="000000"/>
        </w:rPr>
        <w:t>at</w:t>
      </w:r>
      <w:r w:rsidR="00BF0D46">
        <w:rPr>
          <w:rFonts w:cs="Times New Roman"/>
          <w:color w:val="000000"/>
        </w:rPr>
        <w:t xml:space="preserve"> Lehigh University</w:t>
      </w:r>
      <w:r w:rsidR="00C263E3">
        <w:rPr>
          <w:rFonts w:cs="Times New Roman"/>
          <w:color w:val="000000"/>
        </w:rPr>
        <w:t xml:space="preserve">. </w:t>
      </w:r>
      <w:r w:rsidRPr="0040237C">
        <w:rPr>
          <w:rFonts w:cs="Times New Roman"/>
          <w:color w:val="000000"/>
        </w:rPr>
        <w:t xml:space="preserve">The fact still </w:t>
      </w:r>
      <w:r w:rsidR="00B736BC" w:rsidRPr="0040237C">
        <w:rPr>
          <w:rFonts w:cs="Times New Roman"/>
          <w:color w:val="000000"/>
        </w:rPr>
        <w:t>remain</w:t>
      </w:r>
      <w:r w:rsidR="00B736BC">
        <w:rPr>
          <w:rFonts w:cs="Times New Roman"/>
          <w:color w:val="000000"/>
        </w:rPr>
        <w:t>s</w:t>
      </w:r>
      <w:r w:rsidR="00B736BC" w:rsidRPr="0040237C">
        <w:rPr>
          <w:rFonts w:cs="Times New Roman"/>
          <w:color w:val="000000"/>
        </w:rPr>
        <w:t xml:space="preserve"> </w:t>
      </w:r>
      <w:r w:rsidRPr="0040237C">
        <w:rPr>
          <w:rFonts w:cs="Times New Roman"/>
          <w:color w:val="000000"/>
        </w:rPr>
        <w:t>t</w:t>
      </w:r>
      <w:r w:rsidR="0056537F">
        <w:rPr>
          <w:rFonts w:cs="Times New Roman"/>
          <w:color w:val="000000"/>
        </w:rPr>
        <w:t xml:space="preserve">hat like Python, MATLAB is </w:t>
      </w:r>
      <w:r w:rsidRPr="0040237C">
        <w:rPr>
          <w:rFonts w:cs="Times New Roman"/>
          <w:color w:val="000000"/>
        </w:rPr>
        <w:t>an interpreted language. The advan</w:t>
      </w:r>
      <w:r w:rsidR="0056537F">
        <w:rPr>
          <w:rFonts w:cs="Times New Roman"/>
          <w:color w:val="000000"/>
        </w:rPr>
        <w:t xml:space="preserve">tage of </w:t>
      </w:r>
      <w:r w:rsidRPr="0040237C">
        <w:rPr>
          <w:rFonts w:cs="Times New Roman"/>
          <w:color w:val="000000"/>
        </w:rPr>
        <w:t xml:space="preserve">MATLAB </w:t>
      </w:r>
      <w:r w:rsidR="0056537F">
        <w:rPr>
          <w:rFonts w:cs="Times New Roman"/>
          <w:color w:val="000000"/>
        </w:rPr>
        <w:t xml:space="preserve">lies in its purpose, </w:t>
      </w:r>
      <w:r w:rsidRPr="0040237C">
        <w:rPr>
          <w:rFonts w:cs="Times New Roman"/>
          <w:color w:val="000000"/>
        </w:rPr>
        <w:t xml:space="preserve">which is the processing of data stored in matrices. This gives MATLAB </w:t>
      </w:r>
      <w:r w:rsidR="0056537F">
        <w:rPr>
          <w:rFonts w:cs="Times New Roman"/>
          <w:color w:val="000000"/>
        </w:rPr>
        <w:t xml:space="preserve">for image processing </w:t>
      </w:r>
      <w:r w:rsidRPr="0040237C">
        <w:rPr>
          <w:rFonts w:cs="Times New Roman"/>
          <w:color w:val="000000"/>
        </w:rPr>
        <w:t>a significant edge over Python</w:t>
      </w:r>
      <w:r w:rsidR="0056537F">
        <w:rPr>
          <w:rFonts w:cs="Times New Roman"/>
          <w:color w:val="000000"/>
        </w:rPr>
        <w:t>,</w:t>
      </w:r>
      <w:r w:rsidRPr="0040237C">
        <w:rPr>
          <w:rFonts w:cs="Times New Roman"/>
          <w:color w:val="000000"/>
        </w:rPr>
        <w:t xml:space="preserve"> as images in computers are nothing more than matrices in which each cell contains the color values for a particular pixel. </w:t>
      </w:r>
    </w:p>
    <w:p w14:paraId="52512953" w14:textId="77777777" w:rsidR="00A36362" w:rsidRPr="0040237C" w:rsidRDefault="00A36362">
      <w:pPr>
        <w:spacing w:line="480" w:lineRule="auto"/>
        <w:rPr>
          <w:rFonts w:cs="Times New Roman"/>
          <w:i/>
          <w:iCs/>
          <w:color w:val="000000"/>
        </w:rPr>
      </w:pPr>
      <w:r w:rsidRPr="0040237C">
        <w:rPr>
          <w:rFonts w:cs="Times New Roman"/>
          <w:i/>
          <w:iCs/>
          <w:color w:val="000000"/>
        </w:rPr>
        <w:t>Object Recognition</w:t>
      </w:r>
    </w:p>
    <w:p w14:paraId="0EAB4433" w14:textId="77777777" w:rsidR="00A36362" w:rsidRPr="0040237C" w:rsidRDefault="00A36362">
      <w:pPr>
        <w:spacing w:line="480" w:lineRule="auto"/>
        <w:rPr>
          <w:rFonts w:cs="Times New Roman"/>
          <w:color w:val="000000"/>
        </w:rPr>
      </w:pPr>
      <w:r w:rsidRPr="0040237C">
        <w:rPr>
          <w:rFonts w:cs="Times New Roman"/>
          <w:b/>
          <w:bCs/>
          <w:color w:val="000000"/>
        </w:rPr>
        <w:tab/>
      </w:r>
      <w:r w:rsidRPr="0040237C">
        <w:rPr>
          <w:rFonts w:cs="Times New Roman"/>
          <w:color w:val="000000"/>
        </w:rPr>
        <w:t xml:space="preserve">An image itself is useless to a computer. The image is stored in the </w:t>
      </w:r>
      <w:r w:rsidR="008C59EE" w:rsidRPr="0040237C">
        <w:rPr>
          <w:rFonts w:cs="Times New Roman"/>
          <w:color w:val="000000"/>
        </w:rPr>
        <w:t>comp</w:t>
      </w:r>
      <w:r w:rsidR="008C59EE">
        <w:rPr>
          <w:rFonts w:cs="Times New Roman"/>
          <w:color w:val="000000"/>
        </w:rPr>
        <w:t>uter’s</w:t>
      </w:r>
      <w:r w:rsidR="0056537F">
        <w:rPr>
          <w:rFonts w:cs="Times New Roman"/>
          <w:color w:val="000000"/>
        </w:rPr>
        <w:t xml:space="preserve"> memory as a collection of numbers which define</w:t>
      </w:r>
      <w:r w:rsidRPr="0040237C">
        <w:rPr>
          <w:rFonts w:cs="Times New Roman"/>
          <w:color w:val="000000"/>
        </w:rPr>
        <w:t xml:space="preserve"> the </w:t>
      </w:r>
      <w:r w:rsidR="0056537F">
        <w:rPr>
          <w:rFonts w:cs="Times New Roman"/>
          <w:color w:val="000000"/>
        </w:rPr>
        <w:t>color values of each pixel of the</w:t>
      </w:r>
      <w:r w:rsidRPr="0040237C">
        <w:rPr>
          <w:rFonts w:cs="Times New Roman"/>
          <w:color w:val="000000"/>
        </w:rPr>
        <w:t xml:space="preserve"> image. In the earlier example </w:t>
      </w:r>
      <w:r w:rsidR="00D661AC">
        <w:rPr>
          <w:rFonts w:cs="Times New Roman"/>
          <w:color w:val="000000"/>
        </w:rPr>
        <w:t xml:space="preserve">we considered </w:t>
      </w:r>
      <w:r w:rsidRPr="0040237C">
        <w:rPr>
          <w:rFonts w:cs="Times New Roman"/>
          <w:color w:val="000000"/>
        </w:rPr>
        <w:t xml:space="preserve">of a person seeing a ball in a room, the person can see that ball and recognize what it is even though there are countless other objects in the image. A computer </w:t>
      </w:r>
      <w:r w:rsidR="0056537F">
        <w:rPr>
          <w:rFonts w:cs="Times New Roman"/>
          <w:color w:val="000000"/>
        </w:rPr>
        <w:t>program however cannot, without specialized processing,</w:t>
      </w:r>
      <w:r w:rsidRPr="0040237C">
        <w:rPr>
          <w:rFonts w:cs="Times New Roman"/>
          <w:color w:val="000000"/>
        </w:rPr>
        <w:t xml:space="preserve"> distinguish the difference between the pixels that make up the ball from any other p</w:t>
      </w:r>
      <w:r w:rsidR="0056537F">
        <w:rPr>
          <w:rFonts w:cs="Times New Roman"/>
          <w:color w:val="000000"/>
        </w:rPr>
        <w:t>ixels in the image. The program must determine which</w:t>
      </w:r>
      <w:r w:rsidRPr="0040237C">
        <w:rPr>
          <w:rFonts w:cs="Times New Roman"/>
          <w:color w:val="000000"/>
        </w:rPr>
        <w:t xml:space="preserve"> discrete pixels make up the ball and which pixels can be ignored. </w:t>
      </w:r>
    </w:p>
    <w:p w14:paraId="5B641358" w14:textId="77777777" w:rsidR="000765A1" w:rsidRDefault="000765A1">
      <w:pPr>
        <w:spacing w:line="480" w:lineRule="auto"/>
        <w:rPr>
          <w:rFonts w:cs="Times New Roman"/>
          <w:i/>
          <w:iCs/>
          <w:color w:val="000000"/>
        </w:rPr>
      </w:pPr>
    </w:p>
    <w:p w14:paraId="2947075D"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Blob Extraction</w:t>
      </w:r>
    </w:p>
    <w:p w14:paraId="24F23FF2" w14:textId="77777777" w:rsidR="00A36362" w:rsidRDefault="0056537F">
      <w:pPr>
        <w:spacing w:line="480" w:lineRule="auto"/>
        <w:rPr>
          <w:rFonts w:cs="Times New Roman"/>
          <w:color w:val="000000"/>
        </w:rPr>
      </w:pPr>
      <w:r>
        <w:rPr>
          <w:rFonts w:cs="Times New Roman"/>
          <w:color w:val="000000"/>
        </w:rPr>
        <w:tab/>
        <w:t>Blob extraction, or blobbing, is a</w:t>
      </w:r>
      <w:r w:rsidR="00A36362" w:rsidRPr="0040237C">
        <w:rPr>
          <w:rFonts w:cs="Times New Roman"/>
          <w:color w:val="000000"/>
        </w:rPr>
        <w:t xml:space="preserve"> process by which an image is separated into groups of pixels that share some common features. </w:t>
      </w:r>
      <w:r w:rsidR="00D8575D">
        <w:rPr>
          <w:rFonts w:cs="Times New Roman"/>
          <w:color w:val="000000"/>
        </w:rPr>
        <w:t>(</w:t>
      </w:r>
      <w:r w:rsidR="00D8575D">
        <w:rPr>
          <w:rFonts w:cs="Times New Roman"/>
        </w:rPr>
        <w:t xml:space="preserve">Shapiro &amp; </w:t>
      </w:r>
      <w:r w:rsidR="00D8575D" w:rsidRPr="00310403">
        <w:rPr>
          <w:rFonts w:cs="Times New Roman"/>
        </w:rPr>
        <w:t>St</w:t>
      </w:r>
      <w:r w:rsidR="00D8575D">
        <w:rPr>
          <w:rFonts w:cs="Times New Roman"/>
        </w:rPr>
        <w:t xml:space="preserve">ockman, 2001) </w:t>
      </w:r>
      <w:r w:rsidR="00A36362" w:rsidRPr="0040237C">
        <w:rPr>
          <w:rFonts w:cs="Times New Roman"/>
          <w:color w:val="000000"/>
        </w:rPr>
        <w:t>This is also called connected component ex</w:t>
      </w:r>
      <w:r w:rsidR="00D661AC">
        <w:rPr>
          <w:rFonts w:cs="Times New Roman"/>
          <w:color w:val="000000"/>
        </w:rPr>
        <w:t xml:space="preserve">traction because blobs </w:t>
      </w:r>
      <w:r w:rsidR="00A36362" w:rsidRPr="0040237C">
        <w:rPr>
          <w:rFonts w:cs="Times New Roman"/>
          <w:color w:val="000000"/>
        </w:rPr>
        <w:t xml:space="preserve">are </w:t>
      </w:r>
      <w:r w:rsidR="00D661AC">
        <w:rPr>
          <w:rFonts w:cs="Times New Roman"/>
          <w:color w:val="000000"/>
        </w:rPr>
        <w:t>not only</w:t>
      </w:r>
      <w:r w:rsidR="00A36362" w:rsidRPr="0040237C">
        <w:rPr>
          <w:rFonts w:cs="Times New Roman"/>
          <w:color w:val="000000"/>
        </w:rPr>
        <w:t xml:space="preserve"> composed of similar objects but all objects in a blob are </w:t>
      </w:r>
      <w:r w:rsidR="00D661AC" w:rsidRPr="0040237C">
        <w:rPr>
          <w:rFonts w:cs="Times New Roman"/>
          <w:color w:val="000000"/>
        </w:rPr>
        <w:t xml:space="preserve">somehow </w:t>
      </w:r>
      <w:r w:rsidR="00A36362" w:rsidRPr="0040237C">
        <w:rPr>
          <w:rFonts w:cs="Times New Roman"/>
          <w:color w:val="000000"/>
        </w:rPr>
        <w:t xml:space="preserve">connected to the rest of the blob. </w:t>
      </w:r>
    </w:p>
    <w:p w14:paraId="7C8BF37D" w14:textId="77777777"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.2</w:t>
      </w:r>
    </w:p>
    <w:p w14:paraId="2008F4AE" w14:textId="77777777" w:rsidR="00F000DE" w:rsidRPr="00F000DE" w:rsidRDefault="00F000DE" w:rsidP="00F000DE">
      <w:pPr>
        <w:spacing w:line="480" w:lineRule="auto"/>
        <w:rPr>
          <w:rFonts w:cs="Times New Roman"/>
          <w:i/>
          <w:color w:val="000000"/>
        </w:rPr>
      </w:pPr>
      <w:r w:rsidRPr="00F000DE">
        <w:rPr>
          <w:rFonts w:cs="Times New Roman"/>
          <w:i/>
          <w:color w:val="000000"/>
        </w:rPr>
        <w:t>Pseudo-code for image blobbing algorithm</w:t>
      </w:r>
    </w:p>
    <w:p w14:paraId="129F6AD7"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function</w:t>
      </w:r>
      <w:r w:rsidRPr="0040237C">
        <w:rPr>
          <w:rFonts w:cs="Times New Roman"/>
          <w:noProof/>
          <w:color w:val="000000"/>
        </w:rPr>
        <w:t xml:space="preserve"> BLOB_IMG(</w:t>
      </w:r>
      <w:r w:rsidRPr="0040237C">
        <w:rPr>
          <w:rFonts w:cs="Times New Roman"/>
          <w:i/>
          <w:iCs/>
          <w:noProof/>
          <w:color w:val="000000"/>
        </w:rPr>
        <w:t>img</w:t>
      </w:r>
      <w:r w:rsidRPr="0040237C">
        <w:rPr>
          <w:rFonts w:cs="Times New Roman"/>
          <w:noProof/>
          <w:color w:val="000000"/>
        </w:rPr>
        <w:t xml:space="preserve">, </w:t>
      </w:r>
      <w:r w:rsidRPr="0040237C">
        <w:rPr>
          <w:rFonts w:cs="Times New Roman"/>
          <w:i/>
          <w:iCs/>
          <w:noProof/>
          <w:color w:val="000000"/>
        </w:rPr>
        <w:t>threshold</w:t>
      </w:r>
      <w:r w:rsidRPr="0040237C">
        <w:rPr>
          <w:rFonts w:cs="Times New Roman"/>
          <w:noProof/>
          <w:color w:val="000000"/>
        </w:rPr>
        <w:t xml:space="preserve">) </w:t>
      </w: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Pr="0040237C">
        <w:rPr>
          <w:rFonts w:cs="Times New Roman"/>
          <w:b/>
          <w:bCs/>
          <w:noProof/>
          <w:color w:val="000000"/>
        </w:rPr>
        <w:t>:</w:t>
      </w:r>
    </w:p>
    <w:p w14:paraId="08D2735B"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b/>
          <w:bCs/>
          <w:noProof/>
          <w:color w:val="000000"/>
        </w:rPr>
        <w:t>inputs:</w:t>
      </w:r>
      <w:r w:rsidRPr="0040237C">
        <w:rPr>
          <w:rFonts w:cs="Times New Roman"/>
          <w:noProof/>
          <w:color w:val="000000"/>
        </w:rPr>
        <w:t xml:space="preserve"> </w:t>
      </w:r>
      <w:r w:rsidRPr="0040237C">
        <w:rPr>
          <w:rFonts w:cs="Times New Roman"/>
          <w:i/>
          <w:iCs/>
          <w:noProof/>
          <w:color w:val="000000"/>
        </w:rPr>
        <w:t>img</w:t>
      </w:r>
      <w:r w:rsidRPr="0040237C">
        <w:rPr>
          <w:rFonts w:cs="Times New Roman"/>
          <w:noProof/>
          <w:color w:val="000000"/>
        </w:rPr>
        <w:t xml:space="preserve"> – the image to blob, a 2 dimmensional matrix. Top left (0, 0),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bottom right (total height, total width)</w:t>
      </w:r>
    </w:p>
    <w:p w14:paraId="0CA014D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t xml:space="preserve"> </w:t>
      </w:r>
      <w:r w:rsidRPr="0040237C">
        <w:rPr>
          <w:rFonts w:cs="Times New Roman"/>
          <w:i/>
          <w:iCs/>
          <w:noProof/>
          <w:color w:val="000000"/>
        </w:rPr>
        <w:t>threshold</w:t>
      </w:r>
      <w:r w:rsidRPr="0040237C">
        <w:rPr>
          <w:rFonts w:cs="Times New Roman"/>
          <w:noProof/>
          <w:color w:val="000000"/>
        </w:rPr>
        <w:t xml:space="preserve"> – threshold value for use in determining if pixels belong in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the same blob</w:t>
      </w:r>
    </w:p>
    <w:p w14:paraId="744C7171" w14:textId="77777777" w:rsidR="00A36362" w:rsidRPr="0040237C" w:rsidRDefault="00A36362" w:rsidP="0056537F">
      <w:pPr>
        <w:pBdr>
          <w:top w:val="single" w:sz="1" w:space="1" w:color="000000"/>
          <w:left w:val="single" w:sz="1" w:space="1" w:color="000000"/>
          <w:bottom w:val="single" w:sz="1" w:space="1" w:color="000000"/>
          <w:right w:val="single" w:sz="1" w:space="1" w:color="000000"/>
        </w:pBdr>
        <w:spacing w:line="100" w:lineRule="atLeast"/>
        <w:ind w:firstLine="709"/>
        <w:rPr>
          <w:rFonts w:cs="Times New Roman"/>
          <w:noProof/>
          <w:color w:val="000000"/>
        </w:rPr>
      </w:pP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0056537F">
        <w:rPr>
          <w:rFonts w:cs="Times New Roman"/>
          <w:noProof/>
          <w:color w:val="000000"/>
        </w:rPr>
        <w:t xml:space="preserve"> – Hash map</w:t>
      </w:r>
      <w:r w:rsidRPr="0040237C">
        <w:rPr>
          <w:rFonts w:cs="Times New Roman"/>
          <w:noProof/>
          <w:color w:val="000000"/>
        </w:rPr>
        <w:t xml:space="preserve"> data structure that m</w:t>
      </w:r>
      <w:r w:rsidR="0056537F">
        <w:rPr>
          <w:rFonts w:cs="Times New Roman"/>
          <w:noProof/>
          <w:color w:val="000000"/>
        </w:rPr>
        <w:t xml:space="preserve">aps a segment </w:t>
      </w:r>
      <w:r w:rsidR="0056537F">
        <w:rPr>
          <w:rFonts w:cs="Times New Roman"/>
          <w:noProof/>
          <w:color w:val="000000"/>
        </w:rPr>
        <w:tab/>
      </w:r>
      <w:r w:rsidR="0056537F">
        <w:rPr>
          <w:rFonts w:cs="Times New Roman"/>
          <w:noProof/>
          <w:color w:val="000000"/>
        </w:rPr>
        <w:tab/>
      </w:r>
      <w:r w:rsidR="0056537F">
        <w:rPr>
          <w:rFonts w:cs="Times New Roman"/>
          <w:noProof/>
          <w:color w:val="000000"/>
        </w:rPr>
        <w:tab/>
      </w:r>
      <w:r w:rsidR="00AB568B">
        <w:rPr>
          <w:rFonts w:cs="Times New Roman"/>
          <w:noProof/>
          <w:color w:val="000000"/>
        </w:rPr>
        <w:tab/>
      </w:r>
      <w:r w:rsidR="0056537F">
        <w:rPr>
          <w:rFonts w:cs="Times New Roman"/>
          <w:noProof/>
          <w:color w:val="000000"/>
        </w:rPr>
        <w:t xml:space="preserve">representative </w:t>
      </w:r>
      <w:r w:rsidRPr="0040237C">
        <w:rPr>
          <w:rFonts w:cs="Times New Roman"/>
          <w:noProof/>
          <w:color w:val="000000"/>
        </w:rPr>
        <w:t>string to a list of strings representin</w:t>
      </w:r>
      <w:r w:rsidR="00AB568B">
        <w:rPr>
          <w:rFonts w:cs="Times New Roman"/>
          <w:noProof/>
          <w:color w:val="000000"/>
        </w:rPr>
        <w:t xml:space="preserve">g all the </w:t>
      </w:r>
      <w:r w:rsidR="00AB568B">
        <w:rPr>
          <w:rFonts w:cs="Times New Roman"/>
          <w:noProof/>
          <w:color w:val="000000"/>
        </w:rPr>
        <w:tab/>
      </w:r>
      <w:r w:rsidR="00AB568B">
        <w:rPr>
          <w:rFonts w:cs="Times New Roman"/>
          <w:noProof/>
          <w:color w:val="000000"/>
        </w:rPr>
        <w:tab/>
      </w:r>
      <w:r w:rsidR="00AB568B">
        <w:rPr>
          <w:rFonts w:cs="Times New Roman"/>
          <w:noProof/>
          <w:color w:val="000000"/>
        </w:rPr>
        <w:tab/>
      </w:r>
      <w:r w:rsidR="00AB568B">
        <w:rPr>
          <w:rFonts w:cs="Times New Roman"/>
          <w:noProof/>
          <w:color w:val="000000"/>
        </w:rPr>
        <w:tab/>
        <w:t xml:space="preserve">coordinates </w:t>
      </w:r>
      <w:r w:rsidR="0056537F">
        <w:rPr>
          <w:rFonts w:cs="Times New Roman"/>
          <w:noProof/>
          <w:color w:val="000000"/>
        </w:rPr>
        <w:t xml:space="preserve">in the </w:t>
      </w:r>
      <w:r w:rsidRPr="0040237C">
        <w:rPr>
          <w:rFonts w:cs="Times New Roman"/>
          <w:noProof/>
          <w:color w:val="000000"/>
        </w:rPr>
        <w:t>image belonging to that set</w:t>
      </w:r>
    </w:p>
    <w:p w14:paraId="33A8E720"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1B77FD4"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 xml:space="preserve"> ← union/find data structure of strings representing pixel coordinates</w:t>
      </w:r>
    </w:p>
    <w:p w14:paraId="27AFD39D"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west</w:t>
      </w:r>
      <w:r w:rsidRPr="0040237C">
        <w:rPr>
          <w:rFonts w:cs="Times New Roman"/>
          <w:noProof/>
          <w:color w:val="000000"/>
        </w:rPr>
        <w:t xml:space="preserve"> ← [-1, 0] /*used to find pixel to the north of current pixel of interest*/</w:t>
      </w:r>
    </w:p>
    <w:p w14:paraId="1F560195"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north</w:t>
      </w:r>
      <w:r w:rsidRPr="0040237C">
        <w:rPr>
          <w:rFonts w:cs="Times New Roman"/>
          <w:noProof/>
          <w:color w:val="000000"/>
        </w:rPr>
        <w:t xml:space="preserve"> ← [0, -1] /*used to find pixel to the west of current pixel of interest*/</w:t>
      </w:r>
    </w:p>
    <w:p w14:paraId="418778E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 xml:space="preserve">width ← </w:t>
      </w:r>
      <w:r w:rsidRPr="0040237C">
        <w:rPr>
          <w:rFonts w:cs="Times New Roman"/>
          <w:noProof/>
          <w:color w:val="000000"/>
        </w:rPr>
        <w:t>WIDTH(</w:t>
      </w:r>
      <w:r w:rsidRPr="0040237C">
        <w:rPr>
          <w:rFonts w:cs="Times New Roman"/>
          <w:i/>
          <w:iCs/>
          <w:noProof/>
          <w:color w:val="000000"/>
        </w:rPr>
        <w:t>img</w:t>
      </w:r>
      <w:r w:rsidRPr="0040237C">
        <w:rPr>
          <w:rFonts w:cs="Times New Roman"/>
          <w:noProof/>
          <w:color w:val="000000"/>
        </w:rPr>
        <w:t>) /*get total number of pixels in x direction*/</w:t>
      </w:r>
    </w:p>
    <w:p w14:paraId="05365CF0"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height</w:t>
      </w:r>
      <w:r w:rsidRPr="0040237C">
        <w:rPr>
          <w:rFonts w:cs="Times New Roman"/>
          <w:noProof/>
          <w:color w:val="000000"/>
        </w:rPr>
        <w:t xml:space="preserve"> ← HEIGHT(</w:t>
      </w:r>
      <w:r w:rsidRPr="0040237C">
        <w:rPr>
          <w:rFonts w:cs="Times New Roman"/>
          <w:i/>
          <w:iCs/>
          <w:noProof/>
          <w:color w:val="000000"/>
        </w:rPr>
        <w:t>img</w:t>
      </w:r>
      <w:r w:rsidRPr="0040237C">
        <w:rPr>
          <w:rFonts w:cs="Times New Roman"/>
          <w:noProof/>
          <w:color w:val="000000"/>
        </w:rPr>
        <w:t>) /*get total number of pixels in y direction*/</w:t>
      </w:r>
      <w:r w:rsidRPr="0040237C">
        <w:rPr>
          <w:rFonts w:cs="Times New Roman"/>
          <w:noProof/>
          <w:color w:val="000000"/>
        </w:rPr>
        <w:tab/>
      </w:r>
    </w:p>
    <w:p w14:paraId="119811F2"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11F53195"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067BCB3E"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5630C025"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x, y</w:t>
      </w:r>
      <w:r w:rsidRPr="0040237C">
        <w:rPr>
          <w:rFonts w:cs="Times New Roman"/>
          <w:noProof/>
          <w:color w:val="000000"/>
        </w:rPr>
        <w:t>]</w:t>
      </w:r>
    </w:p>
    <w:p w14:paraId="2748353E"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west</w:t>
      </w:r>
    </w:p>
    <w:p w14:paraId="182F514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north</w:t>
      </w:r>
    </w:p>
    <w:p w14:paraId="6A4E151D"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CREATE(MAT2STR(</w:t>
      </w:r>
      <w:r w:rsidRPr="0040237C">
        <w:rPr>
          <w:rFonts w:cs="Times New Roman"/>
          <w:i/>
          <w:iCs/>
          <w:noProof/>
          <w:color w:val="000000"/>
        </w:rPr>
        <w:t>currPix</w:t>
      </w:r>
      <w:r w:rsidRPr="0040237C">
        <w:rPr>
          <w:rFonts w:cs="Times New Roman"/>
          <w:noProof/>
          <w:color w:val="000000"/>
        </w:rPr>
        <w:t>))</w:t>
      </w:r>
    </w:p>
    <w:p w14:paraId="508CF132"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4A0DE813"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128D03BC"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46D50D2D"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pixWest</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766754EE"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753229A4"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20746A1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lastRenderedPageBreak/>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2D16FBC1"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pixNorth</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65C4D734"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4B80D9A8"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292ACDDC"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currPix</w:t>
      </w:r>
      <w:r w:rsidRPr="0040237C">
        <w:rPr>
          <w:rFonts w:cs="Times New Roman"/>
          <w:noProof/>
          <w:color w:val="000000"/>
        </w:rPr>
        <w:t xml:space="preserve"> ← MAT2STR([</w:t>
      </w:r>
      <w:r w:rsidRPr="0040237C">
        <w:rPr>
          <w:rFonts w:cs="Times New Roman"/>
          <w:i/>
          <w:iCs/>
          <w:noProof/>
          <w:color w:val="000000"/>
        </w:rPr>
        <w:t>x</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w:t>
      </w:r>
    </w:p>
    <w:p w14:paraId="6A2843DE"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repStr</w:t>
      </w:r>
      <w:r w:rsidRPr="0040237C">
        <w:rPr>
          <w:rFonts w:cs="Times New Roman"/>
          <w:noProof/>
          <w:color w:val="000000"/>
        </w:rPr>
        <w:t xml:space="preserve"> ← </w:t>
      </w:r>
      <w:r w:rsidRPr="0040237C">
        <w:rPr>
          <w:rFonts w:cs="Times New Roman"/>
          <w:i/>
          <w:iCs/>
          <w:noProof/>
          <w:color w:val="000000"/>
        </w:rPr>
        <w:t>uf.</w:t>
      </w:r>
      <w:r w:rsidRPr="0040237C">
        <w:rPr>
          <w:rFonts w:cs="Times New Roman"/>
          <w:noProof/>
          <w:color w:val="000000"/>
        </w:rPr>
        <w:t>FIND(</w:t>
      </w:r>
      <w:r w:rsidRPr="0040237C">
        <w:rPr>
          <w:rFonts w:cs="Times New Roman"/>
          <w:i/>
          <w:iCs/>
          <w:noProof/>
          <w:color w:val="000000"/>
        </w:rPr>
        <w:t>currPix</w:t>
      </w:r>
      <w:r w:rsidRPr="0040237C">
        <w:rPr>
          <w:rFonts w:cs="Times New Roman"/>
          <w:noProof/>
          <w:color w:val="000000"/>
        </w:rPr>
        <w:t>)</w:t>
      </w:r>
    </w:p>
    <w:p w14:paraId="25C0786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regions2pix</w:t>
      </w:r>
      <w:r w:rsidRPr="0040237C">
        <w:rPr>
          <w:rFonts w:cs="Times New Roman"/>
          <w:noProof/>
          <w:color w:val="000000"/>
        </w:rPr>
        <w:t>[</w:t>
      </w:r>
      <w:r w:rsidRPr="0040237C">
        <w:rPr>
          <w:rFonts w:cs="Times New Roman"/>
          <w:i/>
          <w:iCs/>
          <w:noProof/>
          <w:color w:val="000000"/>
        </w:rPr>
        <w:t>repStr</w:t>
      </w:r>
      <w:r w:rsidRPr="0040237C">
        <w:rPr>
          <w:rFonts w:cs="Times New Roman"/>
          <w:noProof/>
          <w:color w:val="000000"/>
        </w:rPr>
        <w:t>].ADDELEM(</w:t>
      </w:r>
      <w:r w:rsidRPr="0040237C">
        <w:rPr>
          <w:rFonts w:cs="Times New Roman"/>
          <w:i/>
          <w:iCs/>
          <w:noProof/>
          <w:color w:val="000000"/>
        </w:rPr>
        <w:t>currPix</w:t>
      </w:r>
      <w:r w:rsidRPr="0040237C">
        <w:rPr>
          <w:rFonts w:cs="Times New Roman"/>
          <w:noProof/>
          <w:color w:val="000000"/>
        </w:rPr>
        <w:t>)</w:t>
      </w:r>
    </w:p>
    <w:p w14:paraId="63D8290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6AB36C0"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b/>
          <w:bCs/>
          <w:noProof/>
          <w:color w:val="000000"/>
        </w:rPr>
        <w:t>return</w:t>
      </w:r>
      <w:r w:rsidRPr="0040237C">
        <w:rPr>
          <w:rFonts w:cs="Times New Roman"/>
          <w:noProof/>
          <w:color w:val="000000"/>
        </w:rPr>
        <w:t xml:space="preserve"> </w:t>
      </w:r>
      <w:r w:rsidRPr="0040237C">
        <w:rPr>
          <w:rFonts w:cs="Times New Roman"/>
          <w:i/>
          <w:iCs/>
          <w:noProof/>
          <w:color w:val="000000"/>
        </w:rPr>
        <w:t>regions2pix</w:t>
      </w:r>
    </w:p>
    <w:p w14:paraId="216066F4" w14:textId="77777777" w:rsidR="00A36362" w:rsidRPr="0040237C" w:rsidRDefault="00A36362" w:rsidP="00F000DE">
      <w:pPr>
        <w:spacing w:line="480" w:lineRule="auto"/>
        <w:rPr>
          <w:rFonts w:cs="Times New Roman"/>
          <w:i/>
          <w:iCs/>
          <w:color w:val="000000"/>
        </w:rPr>
      </w:pPr>
    </w:p>
    <w:p w14:paraId="0A5A5438" w14:textId="77777777" w:rsidR="00A36362" w:rsidRPr="00F000DE" w:rsidRDefault="00A36362">
      <w:pPr>
        <w:spacing w:line="480" w:lineRule="auto"/>
        <w:rPr>
          <w:rFonts w:cs="Times New Roman"/>
          <w:color w:val="000000"/>
        </w:rPr>
      </w:pPr>
      <w:r w:rsidRPr="0040237C">
        <w:rPr>
          <w:rFonts w:cs="Times New Roman"/>
          <w:color w:val="000000"/>
        </w:rPr>
        <w:t xml:space="preserve">The major key to blob </w:t>
      </w:r>
      <w:r w:rsidR="00EB33F5">
        <w:rPr>
          <w:rFonts w:cs="Times New Roman"/>
          <w:color w:val="000000"/>
        </w:rPr>
        <w:t xml:space="preserve">extraction is the </w:t>
      </w:r>
      <w:r w:rsidRPr="0040237C">
        <w:rPr>
          <w:rFonts w:cs="Times New Roman"/>
          <w:color w:val="000000"/>
        </w:rPr>
        <w:t>disjoi</w:t>
      </w:r>
      <w:r w:rsidR="00EB33F5">
        <w:rPr>
          <w:rFonts w:cs="Times New Roman"/>
          <w:color w:val="000000"/>
        </w:rPr>
        <w:t>nt-set data structure</w:t>
      </w:r>
      <w:r w:rsidRPr="0040237C">
        <w:rPr>
          <w:rFonts w:cs="Times New Roman"/>
          <w:color w:val="000000"/>
        </w:rPr>
        <w:t xml:space="preserve">. </w:t>
      </w:r>
      <w:r w:rsidR="00EB33F5">
        <w:rPr>
          <w:rFonts w:cs="Times New Roman"/>
          <w:color w:val="000000"/>
        </w:rPr>
        <w:t>This is used to store lists of the pixels belonging to each blob. The data to</w:t>
      </w:r>
      <w:r w:rsidR="007F1C8C">
        <w:rPr>
          <w:rFonts w:cs="Times New Roman"/>
          <w:color w:val="000000"/>
        </w:rPr>
        <w:t xml:space="preserve"> be stored must be in a form that can be </w:t>
      </w:r>
      <w:r w:rsidR="00D661AC">
        <w:rPr>
          <w:rFonts w:cs="Times New Roman"/>
          <w:color w:val="000000"/>
        </w:rPr>
        <w:t>hashed. To</w:t>
      </w:r>
      <w:r w:rsidR="002B29E2">
        <w:rPr>
          <w:rFonts w:cs="Times New Roman"/>
          <w:color w:val="000000"/>
        </w:rPr>
        <w:t xml:space="preserve"> accommodate this</w:t>
      </w:r>
      <w:r w:rsidR="00EB33F5">
        <w:rPr>
          <w:rFonts w:cs="Times New Roman"/>
          <w:color w:val="000000"/>
        </w:rPr>
        <w:t xml:space="preserve"> each pixel was stored using a string representing its coordinates in the image. Each list </w:t>
      </w:r>
      <w:r w:rsidRPr="0040237C">
        <w:rPr>
          <w:rFonts w:cs="Times New Roman"/>
          <w:color w:val="000000"/>
        </w:rPr>
        <w:t xml:space="preserve">is uniquely identified by the lowest value label in the set. This structure contains three functions. The </w:t>
      </w:r>
      <w:r w:rsidR="008F3E96">
        <w:rPr>
          <w:rFonts w:cs="Times New Roman"/>
          <w:i/>
          <w:color w:val="000000"/>
        </w:rPr>
        <w:t>find</w:t>
      </w:r>
      <w:r w:rsidRPr="0040237C">
        <w:rPr>
          <w:rFonts w:cs="Times New Roman"/>
          <w:color w:val="000000"/>
        </w:rPr>
        <w:t xml:space="preserve"> function gives the set identifier for the set</w:t>
      </w:r>
      <w:r w:rsidR="00D661AC">
        <w:rPr>
          <w:rFonts w:cs="Times New Roman"/>
          <w:color w:val="000000"/>
        </w:rPr>
        <w:t xml:space="preserve"> to which</w:t>
      </w:r>
      <w:r w:rsidRPr="0040237C">
        <w:rPr>
          <w:rFonts w:cs="Times New Roman"/>
          <w:color w:val="000000"/>
        </w:rPr>
        <w:t xml:space="preserve"> a give</w:t>
      </w:r>
      <w:r w:rsidR="00026AF5">
        <w:rPr>
          <w:rFonts w:cs="Times New Roman"/>
          <w:color w:val="000000"/>
        </w:rPr>
        <w:t>n item</w:t>
      </w:r>
      <w:r w:rsidR="00D661AC">
        <w:rPr>
          <w:rFonts w:cs="Times New Roman"/>
          <w:color w:val="000000"/>
        </w:rPr>
        <w:t xml:space="preserve"> belongs</w:t>
      </w:r>
      <w:r w:rsidR="008F3E96">
        <w:rPr>
          <w:rFonts w:cs="Times New Roman"/>
          <w:color w:val="000000"/>
        </w:rPr>
        <w:t xml:space="preserve">. The </w:t>
      </w:r>
      <w:r w:rsidR="008F3E96" w:rsidRPr="008F3E96">
        <w:rPr>
          <w:rFonts w:cs="Times New Roman"/>
          <w:i/>
          <w:color w:val="000000"/>
        </w:rPr>
        <w:t>create</w:t>
      </w:r>
      <w:r w:rsidR="008F3E96">
        <w:rPr>
          <w:rFonts w:cs="Times New Roman"/>
          <w:color w:val="000000"/>
        </w:rPr>
        <w:t xml:space="preserve"> </w:t>
      </w:r>
      <w:r w:rsidRPr="0040237C">
        <w:rPr>
          <w:rFonts w:cs="Times New Roman"/>
          <w:color w:val="000000"/>
        </w:rPr>
        <w:t>function creates</w:t>
      </w:r>
      <w:r w:rsidR="00026AF5">
        <w:rPr>
          <w:rFonts w:cs="Times New Roman"/>
          <w:color w:val="000000"/>
        </w:rPr>
        <w:t xml:space="preserve"> a new list containing the item</w:t>
      </w:r>
      <w:r w:rsidRPr="0040237C">
        <w:rPr>
          <w:rFonts w:cs="Times New Roman"/>
          <w:color w:val="000000"/>
        </w:rPr>
        <w:t xml:space="preserve"> given to </w:t>
      </w:r>
      <w:r w:rsidR="008F3E96">
        <w:rPr>
          <w:rFonts w:cs="Times New Roman"/>
          <w:color w:val="000000"/>
        </w:rPr>
        <w:t xml:space="preserve">the function. Lastly the </w:t>
      </w:r>
      <w:r w:rsidR="008F3E96">
        <w:rPr>
          <w:rFonts w:cs="Times New Roman"/>
          <w:i/>
          <w:color w:val="000000"/>
        </w:rPr>
        <w:t>union</w:t>
      </w:r>
      <w:r w:rsidR="008F3E96">
        <w:rPr>
          <w:rFonts w:cs="Times New Roman"/>
          <w:color w:val="000000"/>
        </w:rPr>
        <w:t xml:space="preserve"> or </w:t>
      </w:r>
      <w:r w:rsidR="008F3E96">
        <w:rPr>
          <w:rFonts w:cs="Times New Roman"/>
          <w:i/>
          <w:color w:val="000000"/>
        </w:rPr>
        <w:t>join</w:t>
      </w:r>
      <w:r w:rsidRPr="0040237C">
        <w:rPr>
          <w:rFonts w:cs="Times New Roman"/>
          <w:color w:val="000000"/>
        </w:rPr>
        <w:t xml:space="preserve"> function com</w:t>
      </w:r>
      <w:r w:rsidR="00D661AC">
        <w:rPr>
          <w:rFonts w:cs="Times New Roman"/>
          <w:color w:val="000000"/>
        </w:rPr>
        <w:t>bines two given sets into one. The identifier of the resulting set</w:t>
      </w:r>
      <w:r w:rsidRPr="0040237C">
        <w:rPr>
          <w:rFonts w:cs="Times New Roman"/>
          <w:color w:val="000000"/>
        </w:rPr>
        <w:t xml:space="preserve"> will be the lower of the two initial set identifiers.</w:t>
      </w:r>
      <w:r w:rsidR="00026AF5">
        <w:rPr>
          <w:rFonts w:cs="Times New Roman"/>
          <w:color w:val="000000"/>
        </w:rPr>
        <w:t xml:space="preserve"> </w:t>
      </w:r>
      <w:r w:rsidR="00F000DE">
        <w:rPr>
          <w:rFonts w:cs="Times New Roman"/>
          <w:color w:val="000000"/>
        </w:rPr>
        <w:t xml:space="preserve">The </w:t>
      </w:r>
      <w:r w:rsidR="00F000DE">
        <w:rPr>
          <w:rFonts w:cs="Times New Roman"/>
          <w:i/>
          <w:color w:val="000000"/>
        </w:rPr>
        <w:t>union</w:t>
      </w:r>
      <w:r w:rsidR="00F000DE">
        <w:rPr>
          <w:rFonts w:cs="Times New Roman"/>
          <w:color w:val="000000"/>
        </w:rPr>
        <w:t xml:space="preserve"> and </w:t>
      </w:r>
      <w:r w:rsidR="00F000DE">
        <w:rPr>
          <w:rFonts w:cs="Times New Roman"/>
          <w:i/>
          <w:color w:val="000000"/>
        </w:rPr>
        <w:t>find</w:t>
      </w:r>
      <w:r w:rsidR="00F000DE">
        <w:rPr>
          <w:rFonts w:cs="Times New Roman"/>
          <w:color w:val="000000"/>
        </w:rPr>
        <w:t xml:space="preserve"> functions are designed to be very efficient as there will be many operations performed on the structure where data is retrieved, searched and moved while the algorithm is running.</w:t>
      </w:r>
    </w:p>
    <w:p w14:paraId="465D96F3" w14:textId="77777777" w:rsidR="000765A1" w:rsidRDefault="000765A1" w:rsidP="00F000DE">
      <w:pPr>
        <w:spacing w:line="480" w:lineRule="auto"/>
        <w:rPr>
          <w:rFonts w:cs="Times New Roman"/>
          <w:iCs/>
          <w:color w:val="000000"/>
        </w:rPr>
      </w:pPr>
    </w:p>
    <w:p w14:paraId="0F74C15F" w14:textId="77777777" w:rsidR="000765A1" w:rsidRDefault="000765A1" w:rsidP="00F000DE">
      <w:pPr>
        <w:spacing w:line="480" w:lineRule="auto"/>
        <w:rPr>
          <w:rFonts w:cs="Times New Roman"/>
          <w:iCs/>
          <w:color w:val="000000"/>
        </w:rPr>
      </w:pPr>
    </w:p>
    <w:p w14:paraId="0D2B0BDE" w14:textId="77777777" w:rsidR="000765A1" w:rsidRDefault="000765A1" w:rsidP="00F000DE">
      <w:pPr>
        <w:spacing w:line="480" w:lineRule="auto"/>
        <w:rPr>
          <w:rFonts w:cs="Times New Roman"/>
          <w:iCs/>
          <w:color w:val="000000"/>
        </w:rPr>
      </w:pPr>
    </w:p>
    <w:p w14:paraId="4772F986" w14:textId="77777777" w:rsidR="000765A1" w:rsidRDefault="000765A1" w:rsidP="00F000DE">
      <w:pPr>
        <w:spacing w:line="480" w:lineRule="auto"/>
        <w:rPr>
          <w:rFonts w:cs="Times New Roman"/>
          <w:iCs/>
          <w:color w:val="000000"/>
        </w:rPr>
      </w:pPr>
    </w:p>
    <w:p w14:paraId="20DB5429" w14:textId="77777777" w:rsidR="000765A1" w:rsidRDefault="000765A1" w:rsidP="00F000DE">
      <w:pPr>
        <w:spacing w:line="480" w:lineRule="auto"/>
        <w:rPr>
          <w:rFonts w:cs="Times New Roman"/>
          <w:iCs/>
          <w:color w:val="000000"/>
        </w:rPr>
      </w:pPr>
    </w:p>
    <w:p w14:paraId="19387181" w14:textId="77777777" w:rsidR="00F000DE" w:rsidRPr="00F000DE" w:rsidRDefault="00F000DE" w:rsidP="00F000DE">
      <w:pPr>
        <w:spacing w:line="480" w:lineRule="auto"/>
        <w:rPr>
          <w:rFonts w:cs="Times New Roman"/>
          <w:color w:val="000000"/>
        </w:rPr>
      </w:pPr>
      <w:r w:rsidRPr="00F000DE">
        <w:rPr>
          <w:rFonts w:cs="Times New Roman"/>
          <w:iCs/>
          <w:color w:val="000000"/>
        </w:rPr>
        <w:lastRenderedPageBreak/>
        <w:t>Figure 3</w:t>
      </w:r>
      <w:r w:rsidR="000765A1">
        <w:rPr>
          <w:rFonts w:cs="Times New Roman"/>
          <w:iCs/>
          <w:color w:val="000000"/>
        </w:rPr>
        <w:t>.3</w:t>
      </w:r>
    </w:p>
    <w:p w14:paraId="256715B7" w14:textId="77777777" w:rsidR="00F000DE" w:rsidRPr="00F000DE" w:rsidRDefault="00F000DE" w:rsidP="00F000DE">
      <w:pPr>
        <w:spacing w:line="480" w:lineRule="auto"/>
        <w:rPr>
          <w:rFonts w:cs="Times New Roman"/>
          <w:i/>
          <w:color w:val="000000"/>
        </w:rPr>
      </w:pPr>
      <w:r w:rsidRPr="00F000DE">
        <w:rPr>
          <w:rFonts w:cs="Times New Roman"/>
          <w:i/>
          <w:color w:val="000000"/>
        </w:rPr>
        <w:t>Sample image consisting of 25 pixels arranged in a 5 by 5 matrix</w:t>
      </w:r>
    </w:p>
    <w:p w14:paraId="7EB8DBA1" w14:textId="77777777" w:rsidR="00987DA7" w:rsidRDefault="00177BF5">
      <w:pPr>
        <w:spacing w:line="480" w:lineRule="auto"/>
        <w:jc w:val="center"/>
      </w:pPr>
      <w:r>
        <w:rPr>
          <w:noProof/>
          <w:lang w:eastAsia="en-US" w:bidi="ar-SA"/>
        </w:rPr>
        <w:drawing>
          <wp:inline distT="0" distB="0" distL="0" distR="0" wp14:anchorId="7BF63308" wp14:editId="2F10AA3A">
            <wp:extent cx="261937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14:paraId="14CE9AA4" w14:textId="77777777" w:rsidR="00184447" w:rsidRDefault="00EF6475" w:rsidP="00184447">
      <w:pPr>
        <w:spacing w:line="480" w:lineRule="auto"/>
        <w:rPr>
          <w:rFonts w:cs="Times New Roman"/>
          <w:color w:val="000000"/>
        </w:rPr>
      </w:pPr>
      <w:r>
        <w:rPr>
          <w:rFonts w:cs="Times New Roman"/>
          <w:color w:val="000000"/>
        </w:rPr>
        <w:t>Let us consider an example consisting of a 5 pixel by 5 pixel image whi</w:t>
      </w:r>
      <w:r w:rsidR="00D661AC">
        <w:rPr>
          <w:rFonts w:cs="Times New Roman"/>
          <w:color w:val="000000"/>
        </w:rPr>
        <w:t>ch can be seen above in figure 3</w:t>
      </w:r>
      <w:r>
        <w:rPr>
          <w:rFonts w:cs="Times New Roman"/>
          <w:color w:val="000000"/>
        </w:rPr>
        <w:t xml:space="preserve">.2. </w:t>
      </w:r>
      <w:r w:rsidR="00D661AC">
        <w:rPr>
          <w:rFonts w:cs="Times New Roman"/>
          <w:color w:val="000000"/>
        </w:rPr>
        <w:t>The table below shows a 5 by 5 table in which</w:t>
      </w:r>
      <w:r w:rsidR="00DE73D1">
        <w:rPr>
          <w:rFonts w:cs="Times New Roman"/>
          <w:color w:val="000000"/>
        </w:rPr>
        <w:t xml:space="preserve"> each cell </w:t>
      </w:r>
      <w:r w:rsidR="007F1C8C">
        <w:rPr>
          <w:rFonts w:cs="Times New Roman"/>
          <w:color w:val="000000"/>
        </w:rPr>
        <w:t>contains</w:t>
      </w:r>
      <w:r w:rsidR="00D661AC">
        <w:rPr>
          <w:rFonts w:cs="Times New Roman"/>
          <w:color w:val="000000"/>
        </w:rPr>
        <w:t xml:space="preserve"> the color values [blue, green, red]</w:t>
      </w:r>
      <w:r w:rsidR="00DE73D1">
        <w:rPr>
          <w:rFonts w:cs="Times New Roman"/>
          <w:color w:val="000000"/>
        </w:rPr>
        <w:t xml:space="preserve"> of the</w:t>
      </w:r>
      <w:r w:rsidR="00D661AC">
        <w:rPr>
          <w:rFonts w:cs="Times New Roman"/>
          <w:color w:val="000000"/>
        </w:rPr>
        <w:t xml:space="preserve"> corresponding pixel in figure 3</w:t>
      </w:r>
      <w:r w:rsidR="00DE73D1">
        <w:rPr>
          <w:rFonts w:cs="Times New Roman"/>
          <w:color w:val="000000"/>
        </w:rPr>
        <w:t>.2.</w:t>
      </w:r>
    </w:p>
    <w:p w14:paraId="550F2F76" w14:textId="77777777" w:rsidR="00184447" w:rsidRDefault="00184447" w:rsidP="00184447">
      <w:pPr>
        <w:spacing w:line="480" w:lineRule="auto"/>
        <w:rPr>
          <w:rFonts w:cs="Times New Roman"/>
          <w:color w:val="000000"/>
        </w:rPr>
      </w:pPr>
      <w:r>
        <w:rPr>
          <w:rFonts w:cs="Times New Roman"/>
          <w:color w:val="000000"/>
        </w:rPr>
        <w:t>Table 3.1</w:t>
      </w:r>
    </w:p>
    <w:p w14:paraId="429CB050" w14:textId="77777777" w:rsidR="00CC7DFE" w:rsidRPr="00F04CA2" w:rsidRDefault="00A36362" w:rsidP="00CC7DFE">
      <w:pPr>
        <w:spacing w:line="480" w:lineRule="auto"/>
        <w:rPr>
          <w:rFonts w:cs="Times New Roman"/>
        </w:rPr>
      </w:pPr>
      <w:r w:rsidRPr="00CC7DFE">
        <w:rPr>
          <w:rFonts w:cs="Times New Roman"/>
          <w:i/>
        </w:rPr>
        <w:t>Five by five matrix repre</w:t>
      </w:r>
      <w:r w:rsidR="00D661AC">
        <w:rPr>
          <w:rFonts w:cs="Times New Roman"/>
          <w:i/>
        </w:rPr>
        <w:t>senting the image in figure 3.2</w:t>
      </w:r>
    </w:p>
    <w:tbl>
      <w:tblPr>
        <w:tblStyle w:val="TableGrid"/>
        <w:tblW w:w="4778" w:type="pct"/>
        <w:tblLook w:val="06A0" w:firstRow="1" w:lastRow="0" w:firstColumn="1" w:lastColumn="0" w:noHBand="1" w:noVBand="1"/>
      </w:tblPr>
      <w:tblGrid>
        <w:gridCol w:w="804"/>
        <w:gridCol w:w="1463"/>
        <w:gridCol w:w="1463"/>
        <w:gridCol w:w="1463"/>
        <w:gridCol w:w="1463"/>
        <w:gridCol w:w="1463"/>
      </w:tblGrid>
      <w:tr w:rsidR="00C17401" w:rsidRPr="00330E92" w14:paraId="217EA00E" w14:textId="77777777" w:rsidTr="00372DB6">
        <w:trPr>
          <w:trHeight w:val="300"/>
        </w:trPr>
        <w:tc>
          <w:tcPr>
            <w:tcW w:w="495" w:type="pct"/>
            <w:noWrap/>
            <w:hideMark/>
          </w:tcPr>
          <w:p w14:paraId="1024BCD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(x, y)</w:t>
            </w:r>
          </w:p>
        </w:tc>
        <w:tc>
          <w:tcPr>
            <w:tcW w:w="901" w:type="pct"/>
            <w:noWrap/>
            <w:hideMark/>
          </w:tcPr>
          <w:p w14:paraId="6C6E2EEB"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5A0AD5E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6CBC9B04"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1A93C6B7"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23B217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r>
      <w:tr w:rsidR="00C17401" w:rsidRPr="00330E92" w14:paraId="1C7E86D1" w14:textId="77777777" w:rsidTr="00372DB6">
        <w:trPr>
          <w:trHeight w:val="300"/>
        </w:trPr>
        <w:tc>
          <w:tcPr>
            <w:tcW w:w="495" w:type="pct"/>
            <w:noWrap/>
            <w:hideMark/>
          </w:tcPr>
          <w:p w14:paraId="11CEEED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4AAC5E1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1A302A8"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[118, 109, 80]</w:t>
            </w:r>
          </w:p>
        </w:tc>
        <w:tc>
          <w:tcPr>
            <w:tcW w:w="901" w:type="pct"/>
            <w:noWrap/>
            <w:hideMark/>
          </w:tcPr>
          <w:p w14:paraId="75A9C07E"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[117, 108, 79]</w:t>
            </w:r>
          </w:p>
        </w:tc>
        <w:tc>
          <w:tcPr>
            <w:tcW w:w="901" w:type="pct"/>
            <w:noWrap/>
            <w:hideMark/>
          </w:tcPr>
          <w:p w14:paraId="0C4A9D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70, 79]</w:t>
            </w:r>
          </w:p>
        </w:tc>
        <w:tc>
          <w:tcPr>
            <w:tcW w:w="901" w:type="pct"/>
            <w:noWrap/>
            <w:hideMark/>
          </w:tcPr>
          <w:p w14:paraId="25828D9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71, 81]</w:t>
            </w:r>
          </w:p>
        </w:tc>
      </w:tr>
      <w:tr w:rsidR="00C17401" w:rsidRPr="00330E92" w14:paraId="031B3C13" w14:textId="77777777" w:rsidTr="00372DB6">
        <w:trPr>
          <w:trHeight w:val="300"/>
        </w:trPr>
        <w:tc>
          <w:tcPr>
            <w:tcW w:w="495" w:type="pct"/>
            <w:noWrap/>
            <w:hideMark/>
          </w:tcPr>
          <w:p w14:paraId="3D06B2C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45064920"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1D30249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AF9B2FD"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70, 80]</w:t>
            </w:r>
          </w:p>
        </w:tc>
        <w:tc>
          <w:tcPr>
            <w:tcW w:w="901" w:type="pct"/>
            <w:noWrap/>
            <w:hideMark/>
          </w:tcPr>
          <w:p w14:paraId="38547BD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72, 81]</w:t>
            </w:r>
          </w:p>
        </w:tc>
        <w:tc>
          <w:tcPr>
            <w:tcW w:w="901" w:type="pct"/>
            <w:noWrap/>
            <w:hideMark/>
          </w:tcPr>
          <w:p w14:paraId="1C1F981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[49, 69, 82]</w:t>
            </w:r>
          </w:p>
        </w:tc>
      </w:tr>
      <w:tr w:rsidR="00C17401" w:rsidRPr="00330E92" w14:paraId="600E5B15" w14:textId="77777777" w:rsidTr="00372DB6">
        <w:trPr>
          <w:trHeight w:val="300"/>
        </w:trPr>
        <w:tc>
          <w:tcPr>
            <w:tcW w:w="495" w:type="pct"/>
            <w:noWrap/>
            <w:hideMark/>
          </w:tcPr>
          <w:p w14:paraId="46DC467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0B8851D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07B7C92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111, 201]</w:t>
            </w:r>
          </w:p>
        </w:tc>
        <w:tc>
          <w:tcPr>
            <w:tcW w:w="901" w:type="pct"/>
            <w:noWrap/>
            <w:hideMark/>
          </w:tcPr>
          <w:p w14:paraId="30AD55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109, 200]</w:t>
            </w:r>
          </w:p>
        </w:tc>
        <w:tc>
          <w:tcPr>
            <w:tcW w:w="901" w:type="pct"/>
            <w:noWrap/>
            <w:hideMark/>
          </w:tcPr>
          <w:p w14:paraId="04AF682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115, 204]</w:t>
            </w:r>
          </w:p>
        </w:tc>
        <w:tc>
          <w:tcPr>
            <w:tcW w:w="901" w:type="pct"/>
            <w:noWrap/>
            <w:hideMark/>
          </w:tcPr>
          <w:p w14:paraId="583ABA6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[67, 200, 100]</w:t>
            </w:r>
          </w:p>
        </w:tc>
      </w:tr>
      <w:tr w:rsidR="00C17401" w:rsidRPr="00330E92" w14:paraId="6B32E6A2" w14:textId="77777777" w:rsidTr="00372DB6">
        <w:trPr>
          <w:trHeight w:val="300"/>
        </w:trPr>
        <w:tc>
          <w:tcPr>
            <w:tcW w:w="495" w:type="pct"/>
            <w:noWrap/>
            <w:hideMark/>
          </w:tcPr>
          <w:p w14:paraId="21C9280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D11172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[200, 50, 90]</w:t>
            </w:r>
          </w:p>
        </w:tc>
        <w:tc>
          <w:tcPr>
            <w:tcW w:w="901" w:type="pct"/>
            <w:noWrap/>
            <w:hideMark/>
          </w:tcPr>
          <w:p w14:paraId="53B28DC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[225, 104, 67]</w:t>
            </w:r>
          </w:p>
        </w:tc>
        <w:tc>
          <w:tcPr>
            <w:tcW w:w="901" w:type="pct"/>
            <w:noWrap/>
            <w:hideMark/>
          </w:tcPr>
          <w:p w14:paraId="03F7191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115, 202]</w:t>
            </w:r>
          </w:p>
        </w:tc>
        <w:tc>
          <w:tcPr>
            <w:tcW w:w="901" w:type="pct"/>
            <w:noWrap/>
            <w:hideMark/>
          </w:tcPr>
          <w:p w14:paraId="398A477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[73, 112, 201]</w:t>
            </w:r>
          </w:p>
        </w:tc>
        <w:tc>
          <w:tcPr>
            <w:tcW w:w="901" w:type="pct"/>
            <w:noWrap/>
            <w:hideMark/>
          </w:tcPr>
          <w:p w14:paraId="08E5993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[72, 100, 203]</w:t>
            </w:r>
          </w:p>
        </w:tc>
      </w:tr>
      <w:tr w:rsidR="00C17401" w:rsidRPr="00330E92" w14:paraId="65653E3A" w14:textId="77777777" w:rsidTr="00372DB6">
        <w:trPr>
          <w:trHeight w:val="300"/>
        </w:trPr>
        <w:tc>
          <w:tcPr>
            <w:tcW w:w="495" w:type="pct"/>
            <w:noWrap/>
            <w:hideMark/>
          </w:tcPr>
          <w:p w14:paraId="1AC6BC0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c>
          <w:tcPr>
            <w:tcW w:w="901" w:type="pct"/>
            <w:noWrap/>
            <w:hideMark/>
          </w:tcPr>
          <w:p w14:paraId="5528370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[201, 70, 100]</w:t>
            </w:r>
          </w:p>
        </w:tc>
        <w:tc>
          <w:tcPr>
            <w:tcW w:w="901" w:type="pct"/>
            <w:noWrap/>
            <w:hideMark/>
          </w:tcPr>
          <w:p w14:paraId="02D3E342"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[100, 234, 80]</w:t>
            </w:r>
          </w:p>
        </w:tc>
        <w:tc>
          <w:tcPr>
            <w:tcW w:w="901" w:type="pct"/>
            <w:noWrap/>
            <w:hideMark/>
          </w:tcPr>
          <w:p w14:paraId="15C21B0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[103, 231, 79]</w:t>
            </w:r>
          </w:p>
        </w:tc>
        <w:tc>
          <w:tcPr>
            <w:tcW w:w="901" w:type="pct"/>
            <w:noWrap/>
            <w:hideMark/>
          </w:tcPr>
          <w:p w14:paraId="5294341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[99, 229, 78]</w:t>
            </w:r>
          </w:p>
        </w:tc>
        <w:tc>
          <w:tcPr>
            <w:tcW w:w="901" w:type="pct"/>
            <w:noWrap/>
            <w:hideMark/>
          </w:tcPr>
          <w:p w14:paraId="1A9F1E9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[98, 228, 77]</w:t>
            </w:r>
          </w:p>
        </w:tc>
      </w:tr>
    </w:tbl>
    <w:p w14:paraId="781119D3" w14:textId="77777777" w:rsidR="00184447" w:rsidRPr="00F04CA2" w:rsidRDefault="00184447" w:rsidP="00CC7DFE">
      <w:pPr>
        <w:spacing w:line="480" w:lineRule="auto"/>
        <w:rPr>
          <w:rFonts w:cs="Times New Roman"/>
        </w:rPr>
      </w:pPr>
    </w:p>
    <w:p w14:paraId="43189CED" w14:textId="77777777" w:rsidR="002E2E04" w:rsidRPr="003F411B" w:rsidRDefault="00A36362" w:rsidP="003F411B">
      <w:pPr>
        <w:tabs>
          <w:tab w:val="left" w:pos="0"/>
        </w:tabs>
        <w:spacing w:line="480" w:lineRule="auto"/>
        <w:rPr>
          <w:rFonts w:cs="Times New Roman"/>
        </w:rPr>
      </w:pPr>
      <w:r w:rsidRPr="00F04CA2">
        <w:rPr>
          <w:rFonts w:cs="Times New Roman"/>
        </w:rPr>
        <w:t xml:space="preserve">This data is iterated through </w:t>
      </w:r>
      <w:r w:rsidR="00DE73D1">
        <w:rPr>
          <w:rFonts w:cs="Times New Roman"/>
        </w:rPr>
        <w:t xml:space="preserve">once, assigning each pixel to a blob. The algorithm described in figure </w:t>
      </w:r>
      <w:r w:rsidR="004F4456">
        <w:rPr>
          <w:rFonts w:cs="Times New Roman"/>
        </w:rPr>
        <w:t xml:space="preserve">3.1 compares each pixel with the values of its northern and western neighbors. If a the pixel matches either of these then its coordinate string is </w:t>
      </w:r>
      <w:r w:rsidR="004F4456">
        <w:rPr>
          <w:rFonts w:cs="Times New Roman"/>
        </w:rPr>
        <w:lastRenderedPageBreak/>
        <w:t xml:space="preserve">added to the list that the matching neighbor belongs to and the pixel is given a label representing the set it was placed in. If both neighbors match but they belong to different sets, the sets are joined using the </w:t>
      </w:r>
      <w:r w:rsidR="004F4456">
        <w:rPr>
          <w:rFonts w:cs="Times New Roman"/>
          <w:i/>
        </w:rPr>
        <w:t>union</w:t>
      </w:r>
      <w:r w:rsidR="004F4456">
        <w:rPr>
          <w:rFonts w:cs="Times New Roman"/>
        </w:rPr>
        <w:t xml:space="preserve"> function and the label given to the pixel is the minimum of the labels of each neighbor.</w:t>
      </w:r>
    </w:p>
    <w:p w14:paraId="224911E2" w14:textId="77777777" w:rsidR="003F411B" w:rsidRPr="003F411B" w:rsidRDefault="00754014" w:rsidP="003F411B">
      <w:pPr>
        <w:tabs>
          <w:tab w:val="left" w:pos="870"/>
        </w:tabs>
        <w:spacing w:line="480" w:lineRule="auto"/>
        <w:rPr>
          <w:rFonts w:cs="Times New Roman"/>
        </w:rPr>
      </w:pPr>
      <w:r>
        <w:rPr>
          <w:rFonts w:cs="Times New Roman"/>
          <w:iCs/>
        </w:rPr>
        <w:t>Table 3.2</w:t>
      </w:r>
    </w:p>
    <w:p w14:paraId="683FC026"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first pass ove</w:t>
      </w:r>
      <w:r w:rsidR="00754014">
        <w:rPr>
          <w:rFonts w:cs="Times New Roman"/>
          <w:i/>
        </w:rPr>
        <w:t>r data in table 3.1</w:t>
      </w:r>
    </w:p>
    <w:tbl>
      <w:tblPr>
        <w:tblW w:w="3157" w:type="dxa"/>
        <w:tblInd w:w="93" w:type="dxa"/>
        <w:tblLook w:val="04A0" w:firstRow="1" w:lastRow="0" w:firstColumn="1" w:lastColumn="0" w:noHBand="0" w:noVBand="1"/>
      </w:tblPr>
      <w:tblGrid>
        <w:gridCol w:w="852"/>
        <w:gridCol w:w="461"/>
        <w:gridCol w:w="461"/>
        <w:gridCol w:w="461"/>
        <w:gridCol w:w="461"/>
        <w:gridCol w:w="461"/>
      </w:tblGrid>
      <w:tr w:rsidR="003F411B" w:rsidRPr="003F411B" w14:paraId="23122D74"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BB62B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722C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E28E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C3DC04"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DC64FD"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1B081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04E622E1"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667F7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3537F8"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B11E5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E5527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99398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40E6E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7A23986"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D4BCD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5CAF2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B7AC4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59F70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67182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16114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66A04F0D"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8583E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21ED9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A3937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5C1FA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364B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DB89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4BD6A92C"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0594D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2BE44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E07DE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A330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93500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7306C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5D56FBA5"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24EA6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406C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91F50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10AC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B7E90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72D4B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6D00C553" w14:textId="77777777" w:rsidR="00F000DE" w:rsidRDefault="00F000DE" w:rsidP="003F411B">
      <w:pPr>
        <w:tabs>
          <w:tab w:val="left" w:pos="870"/>
        </w:tabs>
        <w:spacing w:line="480" w:lineRule="auto"/>
      </w:pPr>
    </w:p>
    <w:p w14:paraId="519EFFEE" w14:textId="77777777" w:rsidR="003F411B" w:rsidRPr="003F411B" w:rsidRDefault="00312489" w:rsidP="003F411B">
      <w:pPr>
        <w:tabs>
          <w:tab w:val="left" w:pos="870"/>
        </w:tabs>
        <w:spacing w:line="480" w:lineRule="auto"/>
        <w:rPr>
          <w:rFonts w:cs="Times New Roman"/>
        </w:rPr>
      </w:pPr>
      <w:r w:rsidRPr="003F411B">
        <w:rPr>
          <w:rFonts w:cs="Times New Roman"/>
          <w:iCs/>
        </w:rPr>
        <w:t>Tab</w:t>
      </w:r>
      <w:r w:rsidR="00754014">
        <w:rPr>
          <w:rFonts w:cs="Times New Roman"/>
          <w:iCs/>
        </w:rPr>
        <w:t>le 3.3</w:t>
      </w:r>
      <w:r w:rsidR="00A36362" w:rsidRPr="003F411B">
        <w:rPr>
          <w:rFonts w:cs="Times New Roman"/>
        </w:rPr>
        <w:t xml:space="preserve"> </w:t>
      </w:r>
    </w:p>
    <w:p w14:paraId="5BCD3430"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second pass ove</w:t>
      </w:r>
      <w:r w:rsidR="00754014">
        <w:rPr>
          <w:rFonts w:cs="Times New Roman"/>
          <w:i/>
        </w:rPr>
        <w:t>r data in table 3.1</w:t>
      </w:r>
    </w:p>
    <w:tbl>
      <w:tblPr>
        <w:tblW w:w="1858" w:type="pct"/>
        <w:tblLook w:val="04A0" w:firstRow="1" w:lastRow="0" w:firstColumn="1" w:lastColumn="0" w:noHBand="0" w:noVBand="1"/>
      </w:tblPr>
      <w:tblGrid>
        <w:gridCol w:w="852"/>
        <w:gridCol w:w="461"/>
        <w:gridCol w:w="461"/>
        <w:gridCol w:w="461"/>
        <w:gridCol w:w="461"/>
        <w:gridCol w:w="461"/>
      </w:tblGrid>
      <w:tr w:rsidR="003F411B" w:rsidRPr="003F411B" w14:paraId="1AED5893"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57F06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AE668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A00AF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D2130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30D73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BC895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406A869F"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6BB8F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A308F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9A9DA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9FE26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BE045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B9D69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34D44D80"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BB4FD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F2A8E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4739F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8725C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C0F87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09D2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E30830A"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ADF65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FAB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EB074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22C7F"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F1BC7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8AB4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35781F3D"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FD6D9"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820FD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A73A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73509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E898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270F0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3BE09431"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533AA1"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FD19A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CE6D2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EDF5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0BDD5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36EAF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31A1F7D0" w14:textId="77777777" w:rsidR="00A36362" w:rsidRPr="002E2E04" w:rsidRDefault="00A36362" w:rsidP="003F411B">
      <w:pPr>
        <w:tabs>
          <w:tab w:val="left" w:pos="870"/>
        </w:tabs>
        <w:spacing w:line="480" w:lineRule="auto"/>
        <w:rPr>
          <w:rFonts w:cs="Times New Roman"/>
          <w:iCs/>
        </w:rPr>
      </w:pPr>
    </w:p>
    <w:p w14:paraId="2DACC280" w14:textId="77777777" w:rsidR="00A36362" w:rsidRPr="00F04CA2" w:rsidRDefault="00A36362">
      <w:pPr>
        <w:tabs>
          <w:tab w:val="left" w:pos="870"/>
        </w:tabs>
        <w:spacing w:line="480" w:lineRule="auto"/>
        <w:rPr>
          <w:rFonts w:cs="Times New Roman"/>
        </w:rPr>
      </w:pPr>
      <w:r w:rsidRPr="00F04CA2">
        <w:rPr>
          <w:rFonts w:cs="Times New Roman"/>
        </w:rPr>
        <w:t xml:space="preserve">The second iteration over the image data </w:t>
      </w:r>
      <w:r w:rsidR="004F4456">
        <w:rPr>
          <w:rFonts w:cs="Times New Roman"/>
        </w:rPr>
        <w:t xml:space="preserve">changes the labels of any pixel if the set they belong to was joined with any other set on the </w:t>
      </w:r>
      <w:r w:rsidR="00344F99">
        <w:rPr>
          <w:rFonts w:cs="Times New Roman"/>
        </w:rPr>
        <w:t xml:space="preserve">first iteration. </w:t>
      </w:r>
      <w:r w:rsidRPr="00F04CA2">
        <w:rPr>
          <w:rFonts w:cs="Times New Roman"/>
        </w:rPr>
        <w:t>In the above ex</w:t>
      </w:r>
      <w:r w:rsidR="00344F99">
        <w:rPr>
          <w:rFonts w:cs="Times New Roman"/>
        </w:rPr>
        <w:t>ample only the label for pixel (3, 2) was changed</w:t>
      </w:r>
      <w:r w:rsidRPr="00F04CA2">
        <w:rPr>
          <w:rFonts w:cs="Times New Roman"/>
        </w:rPr>
        <w:t xml:space="preserve">. On the first pass </w:t>
      </w:r>
      <w:r w:rsidR="00344F99">
        <w:rPr>
          <w:rFonts w:cs="Times New Roman"/>
        </w:rPr>
        <w:t xml:space="preserve">this pixel did not belong to the blob that its northern and western neighbors belonged to so it was </w:t>
      </w:r>
      <w:r w:rsidR="007F1C8C">
        <w:rPr>
          <w:rFonts w:cs="Times New Roman"/>
        </w:rPr>
        <w:t>assigned</w:t>
      </w:r>
      <w:r w:rsidR="00344F99">
        <w:rPr>
          <w:rFonts w:cs="Times New Roman"/>
        </w:rPr>
        <w:t xml:space="preserve"> to a new blob. When pixel (4, 2) was checked it was seen to match </w:t>
      </w:r>
      <w:r w:rsidR="00D661AC">
        <w:rPr>
          <w:rFonts w:cs="Times New Roman"/>
        </w:rPr>
        <w:t xml:space="preserve">both </w:t>
      </w:r>
      <w:r w:rsidR="00344F99">
        <w:rPr>
          <w:rFonts w:cs="Times New Roman"/>
        </w:rPr>
        <w:t>the northern neighbor and pixel (3, 2). The sets of the</w:t>
      </w:r>
      <w:r w:rsidR="00D661AC">
        <w:rPr>
          <w:rFonts w:cs="Times New Roman"/>
        </w:rPr>
        <w:t>se</w:t>
      </w:r>
      <w:r w:rsidR="00344F99">
        <w:rPr>
          <w:rFonts w:cs="Times New Roman"/>
        </w:rPr>
        <w:t xml:space="preserve"> two neighbors were then joined and pixel </w:t>
      </w:r>
      <w:r w:rsidR="00344F99">
        <w:rPr>
          <w:rFonts w:cs="Times New Roman"/>
        </w:rPr>
        <w:lastRenderedPageBreak/>
        <w:t>(4</w:t>
      </w:r>
      <w:r w:rsidR="002B29E2">
        <w:rPr>
          <w:rFonts w:cs="Times New Roman"/>
        </w:rPr>
        <w:t>, 2</w:t>
      </w:r>
      <w:r w:rsidR="00344F99">
        <w:rPr>
          <w:rFonts w:cs="Times New Roman"/>
        </w:rPr>
        <w:t>) was given the label 1</w:t>
      </w:r>
      <w:r w:rsidRPr="00F04CA2">
        <w:rPr>
          <w:rFonts w:cs="Times New Roman"/>
        </w:rPr>
        <w:t>.</w:t>
      </w:r>
      <w:r w:rsidR="0044169D">
        <w:rPr>
          <w:rFonts w:cs="Times New Roman"/>
        </w:rPr>
        <w:t xml:space="preserve"> During the se</w:t>
      </w:r>
      <w:r w:rsidR="00D661AC">
        <w:rPr>
          <w:rFonts w:cs="Times New Roman"/>
        </w:rPr>
        <w:t>cond pass the label for pixel (3, 2) is changed to match the label representing the set it now belongs to</w:t>
      </w:r>
      <w:r w:rsidR="0044169D">
        <w:rPr>
          <w:rFonts w:cs="Times New Roman"/>
        </w:rPr>
        <w:t>.</w:t>
      </w:r>
    </w:p>
    <w:p w14:paraId="57AE7D78" w14:textId="77777777" w:rsidR="00DF13BA" w:rsidRDefault="00A36362">
      <w:pPr>
        <w:spacing w:line="480" w:lineRule="auto"/>
        <w:rPr>
          <w:rFonts w:cs="Times New Roman"/>
          <w:color w:val="000000"/>
        </w:rPr>
      </w:pPr>
      <w:r w:rsidRPr="0040237C">
        <w:rPr>
          <w:rFonts w:cs="Times New Roman"/>
          <w:color w:val="000000"/>
        </w:rPr>
        <w:tab/>
        <w:t xml:space="preserve">Initially blobbing seemed as though it would be a valid method for detecting objects in </w:t>
      </w:r>
      <w:r w:rsidR="00DF13BA">
        <w:rPr>
          <w:rFonts w:cs="Times New Roman"/>
          <w:color w:val="000000"/>
        </w:rPr>
        <w:t xml:space="preserve">an </w:t>
      </w:r>
      <w:r w:rsidRPr="0040237C">
        <w:rPr>
          <w:rFonts w:cs="Times New Roman"/>
          <w:color w:val="000000"/>
        </w:rPr>
        <w:t>image. Images were blobbed by setting a threshold value for the red, blue and green</w:t>
      </w:r>
      <w:r w:rsidR="00DF13BA">
        <w:rPr>
          <w:rFonts w:cs="Times New Roman"/>
          <w:color w:val="000000"/>
        </w:rPr>
        <w:t xml:space="preserve"> (RGB)</w:t>
      </w:r>
      <w:r w:rsidRPr="0040237C">
        <w:rPr>
          <w:rFonts w:cs="Times New Roman"/>
          <w:color w:val="000000"/>
        </w:rPr>
        <w:t xml:space="preserve"> values for each pixel.</w:t>
      </w:r>
      <w:r w:rsidR="00DF13BA">
        <w:rPr>
          <w:rFonts w:cs="Times New Roman"/>
          <w:color w:val="000000"/>
        </w:rPr>
        <w:t xml:space="preserve"> As long as those values were not</w:t>
      </w:r>
      <w:r w:rsidRPr="0040237C">
        <w:rPr>
          <w:rFonts w:cs="Times New Roman"/>
          <w:color w:val="000000"/>
        </w:rPr>
        <w:t xml:space="preserve"> to</w:t>
      </w:r>
      <w:r w:rsidR="00DF13BA">
        <w:rPr>
          <w:rFonts w:cs="Times New Roman"/>
          <w:color w:val="000000"/>
        </w:rPr>
        <w:t>o greatly</w:t>
      </w:r>
      <w:r w:rsidRPr="0040237C">
        <w:rPr>
          <w:rFonts w:cs="Times New Roman"/>
          <w:color w:val="000000"/>
        </w:rPr>
        <w:t xml:space="preserve"> different from </w:t>
      </w:r>
      <w:r w:rsidR="00DF13BA">
        <w:rPr>
          <w:rFonts w:cs="Times New Roman"/>
          <w:color w:val="000000"/>
        </w:rPr>
        <w:t xml:space="preserve">those of </w:t>
      </w:r>
      <w:r w:rsidRPr="0040237C">
        <w:rPr>
          <w:rFonts w:cs="Times New Roman"/>
          <w:color w:val="000000"/>
        </w:rPr>
        <w:t>the adjacent pix</w:t>
      </w:r>
      <w:r w:rsidR="00DF13BA">
        <w:rPr>
          <w:rFonts w:cs="Times New Roman"/>
          <w:color w:val="000000"/>
        </w:rPr>
        <w:t>els, the pixel was added to the same group as the similar adjacent pixels.</w:t>
      </w:r>
    </w:p>
    <w:p w14:paraId="5C103DAF" w14:textId="77777777" w:rsidR="00A36362" w:rsidRPr="0040237C" w:rsidRDefault="00A36362" w:rsidP="00DF13BA">
      <w:pPr>
        <w:spacing w:line="480" w:lineRule="auto"/>
        <w:ind w:firstLine="709"/>
        <w:rPr>
          <w:rFonts w:cs="Times New Roman"/>
          <w:color w:val="000000"/>
        </w:rPr>
      </w:pPr>
      <w:r w:rsidRPr="0040237C">
        <w:rPr>
          <w:rFonts w:cs="Times New Roman"/>
          <w:color w:val="000000"/>
        </w:rPr>
        <w:t>The first problem discovered with the blobbing approach was in the shapes of the blob regions. This method relied heavily on the premise that an object would be fairly uniform in color. This is not the case. Even a ball that is red has many different shades across its surface due to the way light interacts with it. Since the threshold was simply a number, there was no way to represent this complexi</w:t>
      </w:r>
      <w:r w:rsidR="00DF13BA">
        <w:rPr>
          <w:rFonts w:cs="Times New Roman"/>
          <w:color w:val="000000"/>
        </w:rPr>
        <w:t xml:space="preserve">ty. If the value was set higher </w:t>
      </w:r>
      <w:r w:rsidRPr="0040237C">
        <w:rPr>
          <w:rFonts w:cs="Times New Roman"/>
          <w:color w:val="000000"/>
        </w:rPr>
        <w:t>so that an entire object would be detected, the detection area would invariably encompass areas around the object as well, distorting the object</w:t>
      </w:r>
      <w:r w:rsidR="00DF13BA">
        <w:rPr>
          <w:rFonts w:cs="Times New Roman"/>
          <w:color w:val="000000"/>
        </w:rPr>
        <w:t>’</w:t>
      </w:r>
      <w:r w:rsidRPr="0040237C">
        <w:rPr>
          <w:rFonts w:cs="Times New Roman"/>
          <w:color w:val="000000"/>
        </w:rPr>
        <w:t>s shape and the object</w:t>
      </w:r>
      <w:r w:rsidR="00DF13BA">
        <w:rPr>
          <w:rFonts w:cs="Times New Roman"/>
          <w:color w:val="000000"/>
        </w:rPr>
        <w:t>’</w:t>
      </w:r>
      <w:r w:rsidRPr="0040237C">
        <w:rPr>
          <w:rFonts w:cs="Times New Roman"/>
          <w:color w:val="000000"/>
        </w:rPr>
        <w:t>s average color values. If the value was set low,</w:t>
      </w:r>
      <w:r w:rsidR="00DF13BA">
        <w:rPr>
          <w:rFonts w:cs="Times New Roman"/>
          <w:color w:val="000000"/>
        </w:rPr>
        <w:t xml:space="preserve"> only portions of the object were detected. A</w:t>
      </w:r>
      <w:r w:rsidRPr="0040237C">
        <w:rPr>
          <w:rFonts w:cs="Times New Roman"/>
          <w:color w:val="000000"/>
        </w:rPr>
        <w:t xml:space="preserve">lthough this allowed for better average color calculation, it still </w:t>
      </w:r>
      <w:r w:rsidR="00DF13BA">
        <w:rPr>
          <w:rFonts w:cs="Times New Roman"/>
          <w:color w:val="000000"/>
        </w:rPr>
        <w:t>distorted the overall shape of the object. In order</w:t>
      </w:r>
      <w:r w:rsidRPr="0040237C">
        <w:rPr>
          <w:rFonts w:cs="Times New Roman"/>
          <w:color w:val="000000"/>
        </w:rPr>
        <w:t xml:space="preserve"> to allow a robot to re</w:t>
      </w:r>
      <w:r w:rsidR="00DF13BA">
        <w:rPr>
          <w:rFonts w:cs="Times New Roman"/>
          <w:color w:val="000000"/>
        </w:rPr>
        <w:t xml:space="preserve">cognize an object it is </w:t>
      </w:r>
      <w:r w:rsidRPr="0040237C">
        <w:rPr>
          <w:rFonts w:cs="Times New Roman"/>
          <w:color w:val="000000"/>
        </w:rPr>
        <w:t>necessary to have</w:t>
      </w:r>
      <w:r w:rsidR="004661FE">
        <w:rPr>
          <w:rFonts w:cs="Times New Roman"/>
          <w:color w:val="000000"/>
        </w:rPr>
        <w:t xml:space="preserve"> in hand</w:t>
      </w:r>
      <w:r w:rsidRPr="0040237C">
        <w:rPr>
          <w:rFonts w:cs="Times New Roman"/>
          <w:color w:val="000000"/>
        </w:rPr>
        <w:t xml:space="preserve"> the shape and average color across the object in order to identify it and store its signature for later recognition. </w:t>
      </w:r>
    </w:p>
    <w:p w14:paraId="761B3B49" w14:textId="77777777" w:rsidR="00A36362" w:rsidRPr="0040237C" w:rsidRDefault="00A36362">
      <w:pPr>
        <w:spacing w:line="480" w:lineRule="auto"/>
        <w:rPr>
          <w:rFonts w:cs="Times New Roman"/>
          <w:i/>
          <w:iCs/>
          <w:color w:val="000000"/>
        </w:rPr>
      </w:pPr>
      <w:r w:rsidRPr="0040237C">
        <w:rPr>
          <w:rFonts w:cs="Times New Roman"/>
          <w:i/>
          <w:iCs/>
          <w:color w:val="000000"/>
        </w:rPr>
        <w:t>Clustering</w:t>
      </w:r>
    </w:p>
    <w:p w14:paraId="0DBE621F" w14:textId="77777777" w:rsidR="00A36362" w:rsidRPr="0040237C" w:rsidRDefault="00A36362">
      <w:pPr>
        <w:spacing w:line="480" w:lineRule="auto"/>
        <w:rPr>
          <w:rFonts w:cs="Times New Roman"/>
          <w:color w:val="000000"/>
        </w:rPr>
      </w:pPr>
      <w:r w:rsidRPr="0040237C">
        <w:rPr>
          <w:rFonts w:cs="Times New Roman"/>
          <w:color w:val="000000"/>
        </w:rPr>
        <w:tab/>
        <w:t>Clustering is quite similar to blobbing. Using a processing algorithm, a set of data can be split into some number of clusters. Un</w:t>
      </w:r>
      <w:r w:rsidR="004661FE">
        <w:rPr>
          <w:rFonts w:cs="Times New Roman"/>
          <w:color w:val="000000"/>
        </w:rPr>
        <w:t xml:space="preserve">like blobbing, clustering consists of </w:t>
      </w:r>
      <w:r w:rsidR="004661FE">
        <w:rPr>
          <w:rFonts w:cs="Times New Roman"/>
          <w:color w:val="000000"/>
        </w:rPr>
        <w:lastRenderedPageBreak/>
        <w:t>a statistical analysis process which can be applied to</w:t>
      </w:r>
      <w:r w:rsidRPr="0040237C">
        <w:rPr>
          <w:rFonts w:cs="Times New Roman"/>
          <w:color w:val="000000"/>
        </w:rPr>
        <w:t xml:space="preserve"> any kind of data. </w:t>
      </w:r>
    </w:p>
    <w:p w14:paraId="5BC709D0" w14:textId="77777777" w:rsidR="00A36362" w:rsidRPr="0040237C" w:rsidRDefault="00A36362">
      <w:pPr>
        <w:spacing w:line="480" w:lineRule="auto"/>
        <w:rPr>
          <w:rFonts w:cs="Times New Roman"/>
          <w:i/>
          <w:iCs/>
          <w:color w:val="000000"/>
        </w:rPr>
      </w:pPr>
      <w:r w:rsidRPr="0040237C">
        <w:rPr>
          <w:rFonts w:cs="Times New Roman"/>
          <w:i/>
          <w:iCs/>
          <w:color w:val="000000"/>
        </w:rPr>
        <w:t>K-Means</w:t>
      </w:r>
    </w:p>
    <w:p w14:paraId="7DD0667F" w14:textId="77777777" w:rsidR="00A36362" w:rsidRDefault="00A36362">
      <w:pPr>
        <w:spacing w:line="480" w:lineRule="auto"/>
        <w:rPr>
          <w:rFonts w:cs="Times New Roman"/>
          <w:color w:val="000000"/>
        </w:rPr>
      </w:pPr>
      <w:r w:rsidRPr="0040237C">
        <w:rPr>
          <w:rFonts w:cs="Times New Roman"/>
          <w:color w:val="000000"/>
        </w:rPr>
        <w:tab/>
        <w:t>In searching the MATLAB knowledge base for reliable ways to segment images and recognize objects, a method was found that uses a statistical method known as K-Means clustering to split images into sets of related pixels. The K-Means algorithm splits</w:t>
      </w:r>
      <w:r w:rsidR="00D8575D">
        <w:rPr>
          <w:rFonts w:cs="Times New Roman"/>
          <w:color w:val="000000"/>
        </w:rPr>
        <w:t xml:space="preserve"> a set of data into K clusters. (</w:t>
      </w:r>
      <w:r w:rsidR="00D8575D" w:rsidRPr="00D8575D">
        <w:rPr>
          <w:rFonts w:cs="Times New Roman"/>
        </w:rPr>
        <w:t>Image Processing Toolbox: Color-Based Segme</w:t>
      </w:r>
      <w:r w:rsidR="00D8575D">
        <w:rPr>
          <w:rFonts w:cs="Times New Roman"/>
        </w:rPr>
        <w:t>ntation Using K-Means Clustering)</w:t>
      </w:r>
    </w:p>
    <w:p w14:paraId="3EF91298" w14:textId="77777777" w:rsidR="003F411B" w:rsidRDefault="003F411B" w:rsidP="003F411B">
      <w:pPr>
        <w:tabs>
          <w:tab w:val="left" w:pos="870"/>
        </w:tabs>
        <w:spacing w:line="480" w:lineRule="auto"/>
        <w:rPr>
          <w:rFonts w:cs="Times New Roman"/>
          <w:iCs/>
          <w:color w:val="000000"/>
        </w:rPr>
      </w:pPr>
      <w:r w:rsidRPr="003F411B">
        <w:rPr>
          <w:rFonts w:cs="Times New Roman"/>
          <w:iCs/>
          <w:color w:val="000000"/>
        </w:rPr>
        <w:t>Figure 3.4</w:t>
      </w:r>
    </w:p>
    <w:p w14:paraId="744B1FD1" w14:textId="77777777" w:rsidR="003F411B" w:rsidRPr="003F411B" w:rsidRDefault="003F411B" w:rsidP="003F411B">
      <w:pPr>
        <w:tabs>
          <w:tab w:val="left" w:pos="870"/>
        </w:tabs>
        <w:spacing w:line="480" w:lineRule="auto"/>
        <w:rPr>
          <w:rFonts w:cs="Times New Roman"/>
          <w:i/>
          <w:color w:val="000000"/>
        </w:rPr>
      </w:pPr>
      <w:r w:rsidRPr="003F411B">
        <w:rPr>
          <w:rFonts w:cs="Times New Roman"/>
          <w:i/>
          <w:color w:val="000000"/>
        </w:rPr>
        <w:t xml:space="preserve">Pseudo-code for K-Means </w:t>
      </w:r>
      <w:r w:rsidR="00EB7BD2" w:rsidRPr="003F411B">
        <w:rPr>
          <w:rFonts w:cs="Times New Roman"/>
          <w:i/>
          <w:color w:val="000000"/>
        </w:rPr>
        <w:t>algorithm</w:t>
      </w:r>
      <w:r w:rsidR="00EB7BD2">
        <w:rPr>
          <w:rFonts w:cs="Times New Roman"/>
          <w:i/>
          <w:color w:val="000000"/>
        </w:rPr>
        <w:t xml:space="preserve"> (</w:t>
      </w:r>
      <w:r w:rsidR="002B6691">
        <w:rPr>
          <w:rFonts w:cs="Times New Roman"/>
          <w:i/>
          <w:color w:val="000000"/>
        </w:rPr>
        <w:t>Ahmed, 2010)</w:t>
      </w:r>
    </w:p>
    <w:p w14:paraId="01108386"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KMEANS(</w:t>
      </w:r>
      <w:r>
        <w:rPr>
          <w:rFonts w:cs="Times New Roman"/>
          <w:i/>
          <w:iCs/>
          <w:noProof/>
          <w:color w:val="000000"/>
        </w:rPr>
        <w:t>data_vecs</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 xml:space="preserve">returns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r>
        <w:rPr>
          <w:rFonts w:cs="Times New Roman"/>
          <w:b/>
          <w:bCs/>
          <w:noProof/>
          <w:color w:val="000000"/>
        </w:rPr>
        <w:t>:</w:t>
      </w:r>
    </w:p>
    <w:p w14:paraId="7192630D"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b/>
          <w:bCs/>
          <w:noProof/>
          <w:color w:val="000000"/>
        </w:rPr>
        <w:t>inputs:</w:t>
      </w:r>
      <w:r>
        <w:rPr>
          <w:rFonts w:cs="Times New Roman"/>
          <w:noProof/>
          <w:color w:val="000000"/>
        </w:rPr>
        <w:t xml:space="preserve"> </w:t>
      </w:r>
      <w:r>
        <w:rPr>
          <w:rFonts w:cs="Times New Roman"/>
          <w:i/>
          <w:iCs/>
          <w:noProof/>
          <w:color w:val="000000"/>
        </w:rPr>
        <w:t>data_vecs</w:t>
      </w:r>
      <w:r>
        <w:rPr>
          <w:rFonts w:cs="Times New Roman"/>
          <w:noProof/>
          <w:color w:val="000000"/>
        </w:rPr>
        <w:t xml:space="preserve"> – </w:t>
      </w:r>
      <w:r w:rsidR="00D661AC">
        <w:rPr>
          <w:rFonts w:cs="Times New Roman"/>
          <w:noProof/>
          <w:color w:val="000000"/>
        </w:rPr>
        <w:t>vector of data to be segmented</w:t>
      </w:r>
      <w:r w:rsidR="00754014">
        <w:rPr>
          <w:rFonts w:cs="Times New Roman"/>
          <w:noProof/>
          <w:color w:val="000000"/>
        </w:rPr>
        <w:t xml:space="preserve"> /*</w:t>
      </w:r>
      <w:r w:rsidR="00D661AC">
        <w:rPr>
          <w:rFonts w:cs="Times New Roman"/>
          <w:noProof/>
          <w:color w:val="000000"/>
        </w:rPr>
        <w:t>must be less then</w:t>
      </w:r>
      <w:r>
        <w:rPr>
          <w:rFonts w:cs="Times New Roman"/>
          <w:noProof/>
          <w:color w:val="000000"/>
        </w:rPr>
        <w:t xml:space="preserve"> 3 </w:t>
      </w:r>
      <w:r w:rsidR="00D661AC">
        <w:rPr>
          <w:rFonts w:cs="Times New Roman"/>
          <w:noProof/>
          <w:color w:val="000000"/>
        </w:rPr>
        <w:tab/>
      </w:r>
      <w:r w:rsidR="00D661AC">
        <w:rPr>
          <w:rFonts w:cs="Times New Roman"/>
          <w:noProof/>
          <w:color w:val="000000"/>
        </w:rPr>
        <w:tab/>
      </w:r>
      <w:r w:rsidR="00D661AC">
        <w:rPr>
          <w:rFonts w:cs="Times New Roman"/>
          <w:noProof/>
          <w:color w:val="000000"/>
        </w:rPr>
        <w:tab/>
      </w:r>
      <w:r w:rsidR="00D661AC">
        <w:rPr>
          <w:rFonts w:cs="Times New Roman"/>
          <w:noProof/>
          <w:color w:val="000000"/>
        </w:rPr>
        <w:tab/>
      </w:r>
      <w:r>
        <w:rPr>
          <w:rFonts w:cs="Times New Roman"/>
          <w:noProof/>
          <w:color w:val="000000"/>
        </w:rPr>
        <w:t>dimensions</w:t>
      </w:r>
      <w:r w:rsidR="00754014">
        <w:rPr>
          <w:rFonts w:cs="Times New Roman"/>
          <w:noProof/>
          <w:color w:val="000000"/>
        </w:rPr>
        <w:t>*/</w:t>
      </w:r>
    </w:p>
    <w:p w14:paraId="17EECC7B"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t xml:space="preserve">    </w:t>
      </w:r>
      <w:r>
        <w:rPr>
          <w:rFonts w:cs="Times New Roman"/>
          <w:i/>
          <w:iCs/>
          <w:noProof/>
          <w:color w:val="000000"/>
        </w:rPr>
        <w:t>numSegments</w:t>
      </w:r>
      <w:r>
        <w:rPr>
          <w:rFonts w:cs="Times New Roman"/>
          <w:noProof/>
          <w:color w:val="000000"/>
        </w:rPr>
        <w:t xml:space="preserve"> – the number of segments the data stored in </w:t>
      </w:r>
      <w:r>
        <w:rPr>
          <w:rFonts w:cs="Times New Roman"/>
          <w:i/>
          <w:iCs/>
          <w:noProof/>
          <w:color w:val="000000"/>
        </w:rPr>
        <w:t>data_vecs</w:t>
      </w:r>
      <w:r>
        <w:rPr>
          <w:rFonts w:cs="Times New Roman"/>
          <w:noProof/>
          <w:color w:val="000000"/>
        </w:rPr>
        <w:t xml:space="preserve"> </w:t>
      </w:r>
      <w:r>
        <w:rPr>
          <w:rFonts w:cs="Times New Roman"/>
          <w:noProof/>
          <w:color w:val="000000"/>
        </w:rPr>
        <w:tab/>
      </w:r>
      <w:r>
        <w:rPr>
          <w:rFonts w:cs="Times New Roman"/>
          <w:noProof/>
          <w:color w:val="000000"/>
        </w:rPr>
        <w:tab/>
      </w:r>
      <w:r>
        <w:rPr>
          <w:rFonts w:cs="Times New Roman"/>
          <w:noProof/>
          <w:color w:val="000000"/>
        </w:rPr>
        <w:tab/>
        <w:t>should be separated into</w:t>
      </w:r>
      <w:r>
        <w:rPr>
          <w:rFonts w:cs="Times New Roman"/>
          <w:noProof/>
          <w:color w:val="000000"/>
        </w:rPr>
        <w:tab/>
      </w:r>
    </w:p>
    <w:p w14:paraId="3F275922"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p>
    <w:p w14:paraId="63934E02"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i/>
          <w:iCs/>
          <w:noProof/>
          <w:color w:val="000000"/>
        </w:rPr>
        <w:tab/>
        <w:t>centroids</w:t>
      </w:r>
      <w:r>
        <w:rPr>
          <w:rFonts w:cs="Times New Roman"/>
          <w:noProof/>
          <w:color w:val="000000"/>
        </w:rPr>
        <w:t xml:space="preserve"> ← </w:t>
      </w:r>
      <w:r>
        <w:rPr>
          <w:rFonts w:cs="Times New Roman"/>
          <w:i/>
          <w:iCs/>
          <w:noProof/>
          <w:color w:val="000000"/>
        </w:rPr>
        <w:t>numSegments</w:t>
      </w:r>
      <w:r>
        <w:rPr>
          <w:rFonts w:cs="Times New Roman"/>
          <w:noProof/>
          <w:color w:val="000000"/>
        </w:rPr>
        <w:t xml:space="preserve"> </w:t>
      </w:r>
      <w:r w:rsidR="00754014">
        <w:rPr>
          <w:rFonts w:cs="Times New Roman"/>
          <w:noProof/>
          <w:color w:val="000000"/>
        </w:rPr>
        <w:t xml:space="preserve">values </w:t>
      </w:r>
      <w:r>
        <w:rPr>
          <w:rFonts w:cs="Times New Roman"/>
          <w:noProof/>
          <w:color w:val="000000"/>
        </w:rPr>
        <w:t>evenly s</w:t>
      </w:r>
      <w:r w:rsidR="00754014">
        <w:rPr>
          <w:rFonts w:cs="Times New Roman"/>
          <w:noProof/>
          <w:color w:val="000000"/>
        </w:rPr>
        <w:t>paced</w:t>
      </w:r>
      <w:r>
        <w:rPr>
          <w:rFonts w:cs="Times New Roman"/>
          <w:noProof/>
          <w:color w:val="000000"/>
        </w:rPr>
        <w:t xml:space="preserve"> between </w:t>
      </w:r>
      <w:r w:rsidR="00754014">
        <w:rPr>
          <w:rFonts w:cs="Times New Roman"/>
          <w:noProof/>
          <w:color w:val="000000"/>
        </w:rPr>
        <w:t xml:space="preserve">and including min </w:t>
      </w:r>
      <w:r w:rsidR="00754014">
        <w:rPr>
          <w:rFonts w:cs="Times New Roman"/>
          <w:noProof/>
          <w:color w:val="000000"/>
        </w:rPr>
        <w:tab/>
      </w:r>
      <w:r w:rsidR="00754014">
        <w:rPr>
          <w:rFonts w:cs="Times New Roman"/>
          <w:noProof/>
          <w:color w:val="000000"/>
        </w:rPr>
        <w:tab/>
        <w:t xml:space="preserve">of </w:t>
      </w:r>
      <w:r>
        <w:rPr>
          <w:rFonts w:cs="Times New Roman"/>
          <w:i/>
          <w:iCs/>
          <w:noProof/>
          <w:color w:val="000000"/>
        </w:rPr>
        <w:t>data_vecs</w:t>
      </w:r>
      <w:r>
        <w:rPr>
          <w:rFonts w:cs="Times New Roman"/>
          <w:noProof/>
          <w:color w:val="000000"/>
        </w:rPr>
        <w:t xml:space="preserve"> and max of </w:t>
      </w:r>
      <w:r>
        <w:rPr>
          <w:rFonts w:cs="Times New Roman"/>
          <w:i/>
          <w:iCs/>
          <w:noProof/>
          <w:color w:val="000000"/>
        </w:rPr>
        <w:t>data_vecs</w:t>
      </w:r>
    </w:p>
    <w:p w14:paraId="252488B5"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i/>
          <w:iCs/>
          <w:noProof/>
          <w:color w:val="000000"/>
        </w:rPr>
        <w:t>prev_centroids</w:t>
      </w:r>
      <w:r>
        <w:rPr>
          <w:rFonts w:cs="Times New Roman"/>
          <w:noProof/>
          <w:color w:val="000000"/>
        </w:rPr>
        <w:t xml:space="preserve"> ← </w:t>
      </w:r>
      <w:r>
        <w:rPr>
          <w:rFonts w:cs="Times New Roman"/>
          <w:i/>
          <w:iCs/>
          <w:noProof/>
          <w:color w:val="000000"/>
        </w:rPr>
        <w:t>centroids</w:t>
      </w:r>
      <w:r>
        <w:rPr>
          <w:rFonts w:cs="Times New Roman"/>
          <w:noProof/>
          <w:color w:val="000000"/>
        </w:rPr>
        <w:t xml:space="preserve"> offset by 1 </w:t>
      </w:r>
      <w:r w:rsidR="00754014">
        <w:rPr>
          <w:rFonts w:cs="Times New Roman"/>
          <w:b/>
          <w:bCs/>
          <w:noProof/>
          <w:color w:val="000000"/>
        </w:rPr>
        <w:t>/*</w:t>
      </w:r>
      <w:r>
        <w:rPr>
          <w:rFonts w:cs="Times New Roman"/>
          <w:noProof/>
          <w:color w:val="000000"/>
        </w:rPr>
        <w:t xml:space="preserve">guarantess that </w:t>
      </w:r>
      <w:r>
        <w:rPr>
          <w:rFonts w:cs="Times New Roman"/>
          <w:i/>
          <w:iCs/>
          <w:noProof/>
          <w:color w:val="000000"/>
        </w:rPr>
        <w:t xml:space="preserve">prev_centroids </w:t>
      </w:r>
      <w:r>
        <w:rPr>
          <w:rFonts w:cs="Times New Roman"/>
          <w:i/>
          <w:iCs/>
          <w:noProof/>
          <w:color w:val="000000"/>
        </w:rPr>
        <w:tab/>
      </w:r>
      <w:r>
        <w:rPr>
          <w:rFonts w:cs="Times New Roman"/>
          <w:i/>
          <w:iCs/>
          <w:noProof/>
          <w:color w:val="000000"/>
        </w:rPr>
        <w:tab/>
      </w:r>
      <w:r>
        <w:rPr>
          <w:rFonts w:cs="Times New Roman"/>
          <w:noProof/>
          <w:color w:val="000000"/>
        </w:rPr>
        <w:t xml:space="preserve">and </w:t>
      </w:r>
      <w:r>
        <w:rPr>
          <w:rFonts w:cs="Times New Roman"/>
          <w:i/>
          <w:iCs/>
          <w:noProof/>
          <w:color w:val="000000"/>
        </w:rPr>
        <w:t xml:space="preserve">centroids </w:t>
      </w:r>
      <w:r>
        <w:rPr>
          <w:rFonts w:cs="Times New Roman"/>
          <w:noProof/>
          <w:color w:val="000000"/>
        </w:rPr>
        <w:t xml:space="preserve">are not equal at start of first pass over </w:t>
      </w:r>
      <w:r>
        <w:rPr>
          <w:rFonts w:cs="Times New Roman"/>
          <w:i/>
          <w:iCs/>
          <w:noProof/>
          <w:color w:val="000000"/>
        </w:rPr>
        <w:t>data_vecs*/</w:t>
      </w:r>
    </w:p>
    <w:p w14:paraId="059D4367"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i/>
          <w:iCs/>
          <w:noProof/>
          <w:color w:val="000000"/>
        </w:rPr>
        <w:tab/>
        <w:t>data_idxs</w:t>
      </w:r>
      <w:r>
        <w:rPr>
          <w:rFonts w:cs="Times New Roman"/>
          <w:noProof/>
          <w:color w:val="000000"/>
        </w:rPr>
        <w:t xml:space="preserve"> ← empty 1 dimensional vector of length LENGTH(</w:t>
      </w:r>
      <w:r>
        <w:rPr>
          <w:rFonts w:cs="Times New Roman"/>
          <w:i/>
          <w:iCs/>
          <w:noProof/>
          <w:color w:val="000000"/>
        </w:rPr>
        <w:t>data_vecs</w:t>
      </w:r>
      <w:r>
        <w:rPr>
          <w:rFonts w:cs="Times New Roman"/>
          <w:noProof/>
          <w:color w:val="000000"/>
        </w:rPr>
        <w:t>)</w:t>
      </w:r>
    </w:p>
    <w:p w14:paraId="7D2F6A01"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cs="Times New Roman"/>
          <w:i/>
          <w:iCs/>
          <w:noProof/>
          <w:color w:val="000000"/>
        </w:rPr>
        <w:tab/>
      </w:r>
      <w:r>
        <w:rPr>
          <w:rFonts w:cs="Times New Roman"/>
          <w:b/>
          <w:bCs/>
          <w:noProof/>
          <w:color w:val="000000"/>
        </w:rPr>
        <w:t>while</w:t>
      </w:r>
      <w:r>
        <w:rPr>
          <w:rFonts w:cs="Times New Roman"/>
          <w:noProof/>
          <w:color w:val="000000"/>
        </w:rPr>
        <w:t xml:space="preserve"> </w:t>
      </w:r>
      <w:r>
        <w:rPr>
          <w:rFonts w:cs="Times New Roman"/>
          <w:i/>
          <w:iCs/>
          <w:noProof/>
          <w:color w:val="000000"/>
        </w:rPr>
        <w:t>prev_centroids</w:t>
      </w:r>
      <w:r>
        <w:rPr>
          <w:rFonts w:cs="Times New Roman"/>
          <w:noProof/>
          <w:color w:val="000000"/>
        </w:rPr>
        <w:t xml:space="preserve"> </w:t>
      </w:r>
      <w:r>
        <w:rPr>
          <w:rFonts w:eastAsia="Times New Roman" w:cs="Times New Roman"/>
          <w:noProof/>
          <w:color w:val="000000"/>
        </w:rPr>
        <w:t xml:space="preserve">≠ </w:t>
      </w:r>
      <w:r>
        <w:rPr>
          <w:rFonts w:eastAsia="Times New Roman" w:cs="Times New Roman"/>
          <w:i/>
          <w:iCs/>
          <w:noProof/>
          <w:color w:val="000000"/>
        </w:rPr>
        <w:t xml:space="preserve">centroids </w:t>
      </w:r>
      <w:r>
        <w:rPr>
          <w:rFonts w:eastAsia="Times New Roman" w:cs="Times New Roman"/>
          <w:b/>
          <w:bCs/>
          <w:noProof/>
          <w:color w:val="000000"/>
        </w:rPr>
        <w:t>do:</w:t>
      </w:r>
    </w:p>
    <w:p w14:paraId="1F02B348"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 xml:space="preserve">prev_centroids </w:t>
      </w:r>
      <w:r>
        <w:rPr>
          <w:rFonts w:eastAsia="Times New Roman" w:cs="Times New Roman"/>
          <w:noProof/>
          <w:color w:val="000000"/>
        </w:rPr>
        <w:t xml:space="preserve">← </w:t>
      </w:r>
      <w:r>
        <w:rPr>
          <w:rFonts w:eastAsia="Times New Roman" w:cs="Times New Roman"/>
          <w:i/>
          <w:iCs/>
          <w:noProof/>
          <w:color w:val="000000"/>
        </w:rPr>
        <w:t>centroids</w:t>
      </w:r>
    </w:p>
    <w:p w14:paraId="45A4A201"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 xml:space="preserve"> ← empty</w:t>
      </w:r>
      <w:r>
        <w:rPr>
          <w:rFonts w:eastAsia="Times New Roman" w:cs="Times New Roman"/>
          <w:noProof/>
          <w:color w:val="000000"/>
        </w:rPr>
        <w:tab/>
        <w:t xml:space="preserve"> vector with dimensions </w:t>
      </w:r>
    </w:p>
    <w:p w14:paraId="57E7D9D4"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t>LENGTH(</w:t>
      </w:r>
      <w:r>
        <w:rPr>
          <w:rFonts w:eastAsia="Times New Roman" w:cs="Times New Roman"/>
          <w:i/>
          <w:iCs/>
          <w:noProof/>
          <w:color w:val="000000"/>
        </w:rPr>
        <w:t>data_vecs</w:t>
      </w:r>
      <w:r>
        <w:rPr>
          <w:rFonts w:eastAsia="Times New Roman" w:cs="Times New Roman"/>
          <w:noProof/>
          <w:color w:val="000000"/>
        </w:rPr>
        <w:t xml:space="preserve">) by </w:t>
      </w:r>
      <w:r>
        <w:rPr>
          <w:rFonts w:eastAsia="Times New Roman" w:cs="Times New Roman"/>
          <w:i/>
          <w:iCs/>
          <w:noProof/>
          <w:color w:val="000000"/>
        </w:rPr>
        <w:t>numSegments</w:t>
      </w:r>
    </w:p>
    <w:p w14:paraId="749C6F35"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w:t>
      </w:r>
      <w:r>
        <w:rPr>
          <w:rFonts w:eastAsia="Times New Roman" w:cs="Times New Roman"/>
          <w:i/>
          <w:iCs/>
          <w:noProof/>
          <w:color w:val="000000"/>
        </w:rPr>
        <w:t>numSegments</w:t>
      </w:r>
      <w:r>
        <w:rPr>
          <w:rFonts w:eastAsia="Times New Roman" w:cs="Times New Roman"/>
          <w:noProof/>
          <w:color w:val="000000"/>
        </w:rPr>
        <w:t xml:space="preserve"> </w:t>
      </w:r>
      <w:r>
        <w:rPr>
          <w:rFonts w:eastAsia="Times New Roman" w:cs="Times New Roman"/>
          <w:b/>
          <w:bCs/>
          <w:noProof/>
          <w:color w:val="000000"/>
        </w:rPr>
        <w:t>do:</w:t>
      </w:r>
    </w:p>
    <w:p w14:paraId="30633240"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t>for</w:t>
      </w:r>
      <w:r>
        <w:rPr>
          <w:rFonts w:eastAsia="Times New Roman" w:cs="Times New Roman"/>
          <w:noProof/>
          <w:color w:val="000000"/>
        </w:rPr>
        <w:t xml:space="preserve"> </w:t>
      </w:r>
      <w:r>
        <w:rPr>
          <w:rFonts w:eastAsia="Times New Roman" w:cs="Times New Roman"/>
          <w:i/>
          <w:iCs/>
          <w:noProof/>
          <w:color w:val="000000"/>
        </w:rPr>
        <w:t>k</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data_vecs</w:t>
      </w:r>
      <w:r>
        <w:rPr>
          <w:rFonts w:eastAsia="Times New Roman" w:cs="Times New Roman"/>
          <w:noProof/>
          <w:color w:val="000000"/>
        </w:rPr>
        <w:t xml:space="preserve">) </w:t>
      </w:r>
      <w:r>
        <w:rPr>
          <w:rFonts w:eastAsia="Times New Roman" w:cs="Times New Roman"/>
          <w:b/>
          <w:bCs/>
          <w:noProof/>
          <w:color w:val="000000"/>
        </w:rPr>
        <w:t>do:</w:t>
      </w:r>
    </w:p>
    <w:p w14:paraId="688B8D9A"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temp</w:t>
      </w:r>
      <w:r>
        <w:rPr>
          <w:rFonts w:eastAsia="Times New Roman" w:cs="Times New Roman"/>
          <w:noProof/>
          <w:color w:val="000000"/>
        </w:rPr>
        <w:t xml:space="preserve"> ← </w:t>
      </w:r>
      <w:r>
        <w:rPr>
          <w:rFonts w:eastAsia="Times New Roman" w:cs="Times New Roman"/>
          <w:i/>
          <w:iCs/>
          <w:noProof/>
          <w:color w:val="000000"/>
        </w:rPr>
        <w:t>data_vecs</w:t>
      </w:r>
      <w:r>
        <w:rPr>
          <w:rFonts w:eastAsia="Times New Roman" w:cs="Times New Roman"/>
          <w:noProof/>
          <w:color w:val="000000"/>
        </w:rPr>
        <w:t>[</w:t>
      </w:r>
      <w:r>
        <w:rPr>
          <w:rFonts w:eastAsia="Times New Roman" w:cs="Times New Roman"/>
          <w:i/>
          <w:iCs/>
          <w:noProof/>
          <w:color w:val="000000"/>
        </w:rPr>
        <w:t>k</w:t>
      </w:r>
      <w:r>
        <w:rPr>
          <w:rFonts w:eastAsia="Times New Roman" w:cs="Times New Roman"/>
          <w:noProof/>
          <w:color w:val="000000"/>
        </w:rPr>
        <w:t xml:space="preserve">] – </w:t>
      </w:r>
      <w:r>
        <w:rPr>
          <w:rFonts w:eastAsia="Times New Roman" w:cs="Times New Roman"/>
          <w:i/>
          <w:iCs/>
          <w:noProof/>
          <w:color w:val="000000"/>
        </w:rPr>
        <w:t>centroids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4CC42A4E"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 k</w:t>
      </w:r>
      <w:r>
        <w:rPr>
          <w:rFonts w:eastAsia="Times New Roman" w:cs="Times New Roman"/>
          <w:noProof/>
          <w:color w:val="000000"/>
        </w:rPr>
        <w:t>] ← SUM_OF_SQUARES(</w:t>
      </w:r>
      <w:r>
        <w:rPr>
          <w:rFonts w:eastAsia="Times New Roman" w:cs="Times New Roman"/>
          <w:i/>
          <w:iCs/>
          <w:noProof/>
          <w:color w:val="000000"/>
        </w:rPr>
        <w:t>temp</w:t>
      </w:r>
      <w:r>
        <w:rPr>
          <w:rFonts w:eastAsia="Times New Roman" w:cs="Times New Roman"/>
          <w:noProof/>
          <w:color w:val="000000"/>
        </w:rPr>
        <w:t>)</w:t>
      </w:r>
    </w:p>
    <w:p w14:paraId="1C97D89E"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data_idxs</w:t>
      </w:r>
      <w:r>
        <w:rPr>
          <w:rFonts w:eastAsia="Times New Roman" w:cs="Times New Roman"/>
          <w:noProof/>
          <w:color w:val="000000"/>
        </w:rPr>
        <w:t xml:space="preserve">) </w:t>
      </w:r>
      <w:r>
        <w:rPr>
          <w:rFonts w:eastAsia="Times New Roman" w:cs="Times New Roman"/>
          <w:b/>
          <w:bCs/>
          <w:noProof/>
          <w:color w:val="000000"/>
        </w:rPr>
        <w:t>do:</w:t>
      </w:r>
    </w:p>
    <w:p w14:paraId="085DD68E"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data_idxs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 ← IDX_OF_MIN(</w:t>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12FCBF0F"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noProof/>
          <w:color w:val="000000"/>
        </w:rPr>
        <w:tab/>
      </w: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do:</w:t>
      </w:r>
    </w:p>
    <w:p w14:paraId="053A6224"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i/>
          <w:iCs/>
          <w:noProof/>
          <w:color w:val="000000"/>
        </w:rPr>
        <w:t>centroids</w:t>
      </w:r>
      <w:r>
        <w:rPr>
          <w:rFonts w:cs="Times New Roman"/>
          <w:noProof/>
          <w:color w:val="000000"/>
        </w:rPr>
        <w:t>[</w:t>
      </w:r>
      <w:r>
        <w:rPr>
          <w:rFonts w:cs="Times New Roman"/>
          <w:i/>
          <w:iCs/>
          <w:noProof/>
          <w:color w:val="000000"/>
        </w:rPr>
        <w:t>j</w:t>
      </w:r>
      <w:r>
        <w:rPr>
          <w:rFonts w:cs="Times New Roman"/>
          <w:noProof/>
          <w:color w:val="000000"/>
        </w:rPr>
        <w:t xml:space="preserve">] ← </w:t>
      </w:r>
    </w:p>
    <w:p w14:paraId="2BD3C1B1"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noProof/>
          <w:color w:val="000000"/>
        </w:rPr>
        <w:tab/>
        <w:t>MEAN(</w:t>
      </w:r>
      <w:r>
        <w:rPr>
          <w:rFonts w:cs="Times New Roman"/>
          <w:i/>
          <w:iCs/>
          <w:noProof/>
          <w:color w:val="000000"/>
        </w:rPr>
        <w:t>data_vecs</w:t>
      </w:r>
      <w:r>
        <w:rPr>
          <w:rFonts w:cs="Times New Roman"/>
          <w:noProof/>
          <w:color w:val="000000"/>
        </w:rPr>
        <w:t>[</w:t>
      </w:r>
      <w:r>
        <w:rPr>
          <w:rFonts w:cs="Times New Roman"/>
          <w:i/>
          <w:iCs/>
          <w:noProof/>
          <w:color w:val="000000"/>
        </w:rPr>
        <w:t>x</w:t>
      </w:r>
      <w:r>
        <w:rPr>
          <w:rFonts w:cs="Times New Roman"/>
          <w:noProof/>
          <w:color w:val="000000"/>
        </w:rPr>
        <w:t xml:space="preserve">] for all </w:t>
      </w:r>
      <w:r>
        <w:rPr>
          <w:rFonts w:cs="Times New Roman"/>
          <w:i/>
          <w:iCs/>
          <w:noProof/>
          <w:color w:val="000000"/>
        </w:rPr>
        <w:t xml:space="preserve">x </w:t>
      </w:r>
      <w:r>
        <w:rPr>
          <w:rFonts w:cs="Times New Roman"/>
          <w:noProof/>
          <w:color w:val="000000"/>
        </w:rPr>
        <w:t xml:space="preserve">where </w:t>
      </w:r>
      <w:r>
        <w:rPr>
          <w:rFonts w:cs="Times New Roman"/>
          <w:i/>
          <w:iCs/>
          <w:noProof/>
          <w:color w:val="000000"/>
        </w:rPr>
        <w:t>data_idxs</w:t>
      </w:r>
      <w:r>
        <w:rPr>
          <w:rFonts w:cs="Times New Roman"/>
          <w:noProof/>
          <w:color w:val="000000"/>
        </w:rPr>
        <w:t>[</w:t>
      </w:r>
      <w:r>
        <w:rPr>
          <w:rFonts w:cs="Times New Roman"/>
          <w:i/>
          <w:iCs/>
          <w:noProof/>
          <w:color w:val="000000"/>
        </w:rPr>
        <w:t>x</w:t>
      </w:r>
      <w:r>
        <w:rPr>
          <w:rFonts w:cs="Times New Roman"/>
          <w:noProof/>
          <w:color w:val="000000"/>
        </w:rPr>
        <w:t xml:space="preserve">] == </w:t>
      </w:r>
      <w:r>
        <w:rPr>
          <w:rFonts w:cs="Times New Roman"/>
          <w:i/>
          <w:iCs/>
          <w:noProof/>
          <w:color w:val="000000"/>
        </w:rPr>
        <w:t>j</w:t>
      </w:r>
      <w:r>
        <w:rPr>
          <w:rFonts w:cs="Times New Roman"/>
          <w:noProof/>
          <w:color w:val="000000"/>
        </w:rPr>
        <w:t>)</w:t>
      </w:r>
    </w:p>
    <w:p w14:paraId="75BA6922"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p>
    <w:p w14:paraId="0B602249"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p>
    <w:p w14:paraId="020FF169"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lastRenderedPageBreak/>
        <w:t>function</w:t>
      </w:r>
      <w:r>
        <w:rPr>
          <w:rFonts w:cs="Times New Roman"/>
          <w:noProof/>
          <w:color w:val="000000"/>
        </w:rPr>
        <w:t xml:space="preserve"> SUM_OF_SQUARES(</w:t>
      </w:r>
      <w:r>
        <w:rPr>
          <w:rFonts w:cs="Times New Roman"/>
          <w:i/>
          <w:iCs/>
          <w:noProof/>
          <w:color w:val="000000"/>
        </w:rPr>
        <w:t>vals</w:t>
      </w:r>
      <w:r>
        <w:rPr>
          <w:rFonts w:cs="Times New Roman"/>
          <w:noProof/>
          <w:color w:val="000000"/>
        </w:rPr>
        <w:t xml:space="preserve">) </w:t>
      </w:r>
      <w:r>
        <w:rPr>
          <w:rFonts w:cs="Times New Roman"/>
          <w:b/>
          <w:bCs/>
          <w:noProof/>
          <w:color w:val="000000"/>
        </w:rPr>
        <w:t>returns</w:t>
      </w:r>
      <w:r>
        <w:rPr>
          <w:rFonts w:cs="Times New Roman"/>
          <w:noProof/>
          <w:color w:val="000000"/>
        </w:rPr>
        <w:t xml:space="preserve"> </w:t>
      </w:r>
      <w:r>
        <w:rPr>
          <w:rFonts w:cs="Times New Roman"/>
          <w:i/>
          <w:iCs/>
          <w:noProof/>
          <w:color w:val="000000"/>
        </w:rPr>
        <w:t>sum_sq</w:t>
      </w:r>
      <w:r>
        <w:rPr>
          <w:rFonts w:cs="Times New Roman"/>
          <w:b/>
          <w:bCs/>
          <w:noProof/>
          <w:color w:val="000000"/>
        </w:rPr>
        <w:t>:</w:t>
      </w:r>
    </w:p>
    <w:p w14:paraId="38AD0709"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b/>
          <w:bCs/>
          <w:noProof/>
          <w:color w:val="000000"/>
        </w:rPr>
        <w:tab/>
        <w:t>inputs:</w:t>
      </w:r>
      <w:r>
        <w:rPr>
          <w:rFonts w:cs="Times New Roman"/>
          <w:noProof/>
          <w:color w:val="000000"/>
        </w:rPr>
        <w:t xml:space="preserve"> </w:t>
      </w:r>
      <w:r>
        <w:rPr>
          <w:rFonts w:cs="Times New Roman"/>
          <w:i/>
          <w:iCs/>
          <w:noProof/>
          <w:color w:val="000000"/>
        </w:rPr>
        <w:t>vals</w:t>
      </w:r>
      <w:r>
        <w:rPr>
          <w:rFonts w:cs="Times New Roman"/>
          <w:noProof/>
          <w:color w:val="000000"/>
        </w:rPr>
        <w:t xml:space="preserve"> – collection of values to get sum of squares for</w:t>
      </w:r>
    </w:p>
    <w:p w14:paraId="60F3BF75"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b/>
          <w:bCs/>
          <w:noProof/>
          <w:color w:val="000000"/>
        </w:rPr>
        <w:tab/>
        <w:t>returns:</w:t>
      </w:r>
      <w:r>
        <w:rPr>
          <w:rFonts w:cs="Times New Roman"/>
          <w:noProof/>
          <w:color w:val="000000"/>
        </w:rPr>
        <w:t xml:space="preserve"> </w:t>
      </w:r>
      <w:r>
        <w:rPr>
          <w:rFonts w:cs="Times New Roman"/>
          <w:i/>
          <w:iCs/>
          <w:noProof/>
          <w:color w:val="000000"/>
        </w:rPr>
        <w:t>sum_sq</w:t>
      </w:r>
      <w:r>
        <w:rPr>
          <w:rFonts w:cs="Times New Roman"/>
          <w:noProof/>
          <w:color w:val="000000"/>
        </w:rPr>
        <w:t xml:space="preserve"> – the sum of the squares of values in </w:t>
      </w:r>
      <w:r>
        <w:rPr>
          <w:rFonts w:cs="Times New Roman"/>
          <w:i/>
          <w:iCs/>
          <w:noProof/>
          <w:color w:val="000000"/>
        </w:rPr>
        <w:t>vals</w:t>
      </w:r>
    </w:p>
    <w:p w14:paraId="0204DE86"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b/>
          <w:bCs/>
          <w:noProof/>
          <w:color w:val="000000"/>
        </w:rPr>
      </w:pP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LENGTH(</w:t>
      </w:r>
      <w:r>
        <w:rPr>
          <w:rFonts w:cs="Times New Roman"/>
          <w:i/>
          <w:iCs/>
          <w:noProof/>
          <w:color w:val="000000"/>
        </w:rPr>
        <w:t>vals</w:t>
      </w:r>
      <w:r>
        <w:rPr>
          <w:rFonts w:cs="Times New Roman"/>
          <w:noProof/>
          <w:color w:val="000000"/>
        </w:rPr>
        <w:t xml:space="preserve">) </w:t>
      </w:r>
      <w:r>
        <w:rPr>
          <w:rFonts w:cs="Times New Roman"/>
          <w:b/>
          <w:bCs/>
          <w:noProof/>
          <w:color w:val="000000"/>
        </w:rPr>
        <w:t>do:</w:t>
      </w:r>
    </w:p>
    <w:p w14:paraId="0FD96731"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noProof/>
          <w:color w:val="000000"/>
        </w:rPr>
      </w:pPr>
      <w:r>
        <w:rPr>
          <w:rFonts w:cs="Times New Roman"/>
          <w:noProof/>
          <w:color w:val="000000"/>
        </w:rPr>
        <w:tab/>
      </w:r>
      <w:r>
        <w:rPr>
          <w:rFonts w:cs="Times New Roman"/>
          <w:noProof/>
          <w:color w:val="000000"/>
        </w:rPr>
        <w:tab/>
      </w:r>
      <w:r>
        <w:rPr>
          <w:rFonts w:cs="Times New Roman"/>
          <w:i/>
          <w:iCs/>
          <w:noProof/>
          <w:color w:val="000000"/>
        </w:rPr>
        <w:t>sq</w:t>
      </w:r>
      <w:r>
        <w:rPr>
          <w:rFonts w:cs="Times New Roman"/>
          <w:noProof/>
          <w:color w:val="000000"/>
        </w:rPr>
        <w:t xml:space="preserve"> ← </w:t>
      </w:r>
      <w:r>
        <w:rPr>
          <w:rFonts w:cs="Times New Roman"/>
          <w:i/>
          <w:iCs/>
          <w:noProof/>
          <w:color w:val="000000"/>
        </w:rPr>
        <w:t>vals</w:t>
      </w:r>
      <w:r>
        <w:rPr>
          <w:rFonts w:cs="Times New Roman"/>
          <w:noProof/>
          <w:color w:val="000000"/>
        </w:rPr>
        <w:t>[</w:t>
      </w:r>
      <w:r>
        <w:rPr>
          <w:rFonts w:cs="Times New Roman"/>
          <w:i/>
          <w:iCs/>
          <w:noProof/>
          <w:color w:val="000000"/>
        </w:rPr>
        <w:t>j</w:t>
      </w:r>
      <w:r>
        <w:rPr>
          <w:rFonts w:cs="Times New Roman"/>
          <w:noProof/>
          <w:color w:val="000000"/>
        </w:rPr>
        <w:t>] ^ 2</w:t>
      </w:r>
    </w:p>
    <w:p w14:paraId="2258723C"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noProof/>
          <w:color w:val="000000"/>
        </w:rPr>
        <w:tab/>
      </w:r>
      <w:r>
        <w:rPr>
          <w:rFonts w:cs="Times New Roman"/>
          <w:noProof/>
          <w:color w:val="000000"/>
        </w:rPr>
        <w:tab/>
      </w:r>
      <w:r>
        <w:rPr>
          <w:rFonts w:cs="Times New Roman"/>
          <w:i/>
          <w:iCs/>
          <w:noProof/>
          <w:color w:val="000000"/>
        </w:rPr>
        <w:t>sum_sq ← sum_sq</w:t>
      </w:r>
      <w:r>
        <w:rPr>
          <w:rFonts w:cs="Times New Roman"/>
          <w:noProof/>
          <w:color w:val="000000"/>
        </w:rPr>
        <w:t xml:space="preserve"> + </w:t>
      </w:r>
      <w:r>
        <w:rPr>
          <w:rFonts w:cs="Times New Roman"/>
          <w:i/>
          <w:iCs/>
          <w:noProof/>
          <w:color w:val="000000"/>
        </w:rPr>
        <w:t>sq</w:t>
      </w:r>
    </w:p>
    <w:p w14:paraId="36233174"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i/>
          <w:iCs/>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sum_sq</w:t>
      </w:r>
    </w:p>
    <w:p w14:paraId="7F2CF7D1" w14:textId="77777777" w:rsidR="00A36362" w:rsidRDefault="00A36362">
      <w:pPr>
        <w:tabs>
          <w:tab w:val="left" w:pos="870"/>
        </w:tabs>
        <w:spacing w:line="100" w:lineRule="atLeast"/>
        <w:jc w:val="both"/>
        <w:rPr>
          <w:rFonts w:cs="Times New Roman"/>
          <w:b/>
          <w:bCs/>
          <w:color w:val="000000"/>
        </w:rPr>
      </w:pPr>
    </w:p>
    <w:p w14:paraId="7B2C1478" w14:textId="77777777" w:rsidR="00037B08" w:rsidRPr="00037B08" w:rsidRDefault="00037B08" w:rsidP="00037B08">
      <w:pPr>
        <w:tabs>
          <w:tab w:val="left" w:pos="870"/>
        </w:tabs>
        <w:spacing w:line="480" w:lineRule="auto"/>
        <w:rPr>
          <w:rFonts w:cs="Times New Roman"/>
        </w:rPr>
      </w:pPr>
      <w:r w:rsidRPr="00037B08">
        <w:rPr>
          <w:rFonts w:cs="Times New Roman"/>
          <w:iCs/>
        </w:rPr>
        <w:t>Table 3.4</w:t>
      </w:r>
    </w:p>
    <w:p w14:paraId="651A300F" w14:textId="77777777" w:rsidR="00A36362" w:rsidRPr="00037B08" w:rsidRDefault="00754014" w:rsidP="00037B08">
      <w:pPr>
        <w:tabs>
          <w:tab w:val="left" w:pos="870"/>
        </w:tabs>
        <w:spacing w:line="480" w:lineRule="auto"/>
        <w:rPr>
          <w:rFonts w:cs="Times New Roman"/>
          <w:i/>
        </w:rPr>
      </w:pPr>
      <w:r>
        <w:rPr>
          <w:rFonts w:cs="Times New Roman"/>
          <w:i/>
        </w:rPr>
        <w:t>Represents table 3.1</w:t>
      </w:r>
      <w:r w:rsidR="00037B08" w:rsidRPr="00037B08">
        <w:rPr>
          <w:rFonts w:cs="Times New Roman"/>
          <w:i/>
        </w:rPr>
        <w:t xml:space="preserve">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37B08" w:rsidRPr="00037B08" w14:paraId="39004372" w14:textId="77777777" w:rsidTr="00037B08">
        <w:trPr>
          <w:trHeight w:val="285"/>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8B2A204"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Pixel Num</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FE42E1"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Red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05879E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Green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D491CF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Blue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8E8C9E2"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595A5A3"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Column</w:t>
            </w:r>
          </w:p>
        </w:tc>
      </w:tr>
      <w:tr w:rsidR="00037B08" w:rsidRPr="00037B08" w14:paraId="5CD62EE8"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282F19"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A3C53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D2E2B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4F94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F5DB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FED8F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B5A73CD"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D2567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4B16E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BB4ED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CBCE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BD89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EB3F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2CA505"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1969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EB482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3B212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73EF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B5C22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E7296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3E3F9F0"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C37EAB"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DF356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10444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1810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3B7E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7CE18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15016690"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F8517E"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5B186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C4FCA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1D0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B302D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81EA2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05EEFA"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86E3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390DE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D6E2D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C8DAA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78E10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EAC5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38E1DF7"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ADCC34"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7FC97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61E87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2053E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3FBF2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94124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6C3116C7"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203CFC"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D068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454E3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D56BE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99E01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7151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718837BC"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3C110"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2448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1BADF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EE663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3A19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EA3F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54ACFC05"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F12D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11CEF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3CC66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94F3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3C2C9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863BB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7B6E44D"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4D3C4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0E88A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D1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8D51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34B64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421F4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058B3FD6"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11AF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544A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A8AF4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9349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43AA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EEC1B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2D4F1223"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1CB601"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7F26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AEA14B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129EA0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002F85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CFCE7A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037B08" w:rsidRPr="00037B08" w14:paraId="656479B7"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78BD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3CFA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60AF8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396B1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DFD9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855D9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5E33AEB7"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9E5817"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A658C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A9804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AAC21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E3C85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8973F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6003C17C"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C27B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02C92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EB52C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D2866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7C45B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C2F6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0B2292EF" w14:textId="77777777" w:rsidR="00037B08" w:rsidRDefault="00037B08" w:rsidP="00616569">
      <w:pPr>
        <w:tabs>
          <w:tab w:val="left" w:pos="870"/>
        </w:tabs>
        <w:spacing w:line="480" w:lineRule="auto"/>
        <w:rPr>
          <w:rFonts w:cs="Times New Roman"/>
          <w:iCs/>
        </w:rPr>
      </w:pPr>
    </w:p>
    <w:p w14:paraId="486B88FB" w14:textId="77777777" w:rsidR="00037B08" w:rsidRDefault="00616569" w:rsidP="00037B08">
      <w:pPr>
        <w:tabs>
          <w:tab w:val="left" w:pos="870"/>
        </w:tabs>
        <w:spacing w:line="480" w:lineRule="auto"/>
        <w:rPr>
          <w:rFonts w:cs="Times New Roman"/>
        </w:rPr>
      </w:pPr>
      <w:r>
        <w:rPr>
          <w:rFonts w:cs="Times New Roman"/>
        </w:rPr>
        <w:t xml:space="preserve">In order to process the image using the k-means algorithm it needs to be reshaped into </w:t>
      </w:r>
      <w:r w:rsidR="00312489">
        <w:rPr>
          <w:rFonts w:cs="Times New Roman"/>
        </w:rPr>
        <w:t>a 2 dimensional matrix. Table 3.4 still contains all the information from table 3.3 but is in 2 dimensions instead of 3. Each row in table 3.4 contains the information for one pixel in the image. The first three fields contain the color data for the pixel and the last two contain the coordinates of where the pixel was in table 3.3.</w:t>
      </w:r>
    </w:p>
    <w:p w14:paraId="6072DAD3" w14:textId="77777777" w:rsidR="009C3C2D" w:rsidRDefault="009C3C2D" w:rsidP="00037B08">
      <w:pPr>
        <w:tabs>
          <w:tab w:val="left" w:pos="870"/>
        </w:tabs>
        <w:spacing w:line="480" w:lineRule="auto"/>
        <w:rPr>
          <w:rFonts w:cs="Times New Roman"/>
          <w:iCs/>
          <w:color w:val="000000"/>
        </w:rPr>
      </w:pPr>
    </w:p>
    <w:p w14:paraId="3141C218" w14:textId="77777777" w:rsidR="00037B08" w:rsidRPr="00037B08" w:rsidRDefault="00312489" w:rsidP="00037B08">
      <w:pPr>
        <w:tabs>
          <w:tab w:val="left" w:pos="870"/>
        </w:tabs>
        <w:spacing w:line="480" w:lineRule="auto"/>
        <w:rPr>
          <w:rFonts w:cs="Times New Roman"/>
          <w:color w:val="000000"/>
        </w:rPr>
      </w:pPr>
      <w:r w:rsidRPr="00037B08">
        <w:rPr>
          <w:rFonts w:cs="Times New Roman"/>
          <w:iCs/>
          <w:color w:val="000000"/>
        </w:rPr>
        <w:lastRenderedPageBreak/>
        <w:t>Table 3.5</w:t>
      </w:r>
    </w:p>
    <w:p w14:paraId="42BFECB5" w14:textId="77777777" w:rsidR="00A36362" w:rsidRDefault="00A36362" w:rsidP="00037B08">
      <w:pPr>
        <w:tabs>
          <w:tab w:val="left" w:pos="870"/>
        </w:tabs>
        <w:spacing w:line="480" w:lineRule="auto"/>
        <w:rPr>
          <w:rFonts w:cs="Times New Roman"/>
          <w:i/>
        </w:rPr>
      </w:pPr>
      <w:r w:rsidRPr="00037B08">
        <w:rPr>
          <w:rFonts w:cs="Times New Roman"/>
          <w:i/>
          <w:color w:val="000000"/>
        </w:rPr>
        <w:t xml:space="preserve">The minimum and maximum values of each column from the </w:t>
      </w:r>
      <w:r w:rsidR="00754014">
        <w:rPr>
          <w:rFonts w:cs="Times New Roman"/>
          <w:i/>
          <w:color w:val="000000"/>
        </w:rPr>
        <w:t>data in the matrix in table 3.4</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037B08" w:rsidRPr="00037B08" w14:paraId="524E0FFB" w14:textId="77777777" w:rsidTr="00413EB3">
        <w:trPr>
          <w:trHeight w:val="285"/>
        </w:trPr>
        <w:tc>
          <w:tcPr>
            <w:tcW w:w="1220" w:type="dxa"/>
            <w:noWrap/>
            <w:vAlign w:val="bottom"/>
            <w:hideMark/>
          </w:tcPr>
          <w:p w14:paraId="57E8BB5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Value</w:t>
            </w:r>
          </w:p>
        </w:tc>
        <w:tc>
          <w:tcPr>
            <w:tcW w:w="1600" w:type="dxa"/>
            <w:noWrap/>
            <w:vAlign w:val="bottom"/>
            <w:hideMark/>
          </w:tcPr>
          <w:p w14:paraId="1668AFE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493232C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25D3A72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43C17F3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Row</w:t>
            </w:r>
          </w:p>
        </w:tc>
        <w:tc>
          <w:tcPr>
            <w:tcW w:w="1100" w:type="dxa"/>
            <w:noWrap/>
            <w:vAlign w:val="bottom"/>
            <w:hideMark/>
          </w:tcPr>
          <w:p w14:paraId="7139D28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Column</w:t>
            </w:r>
          </w:p>
        </w:tc>
      </w:tr>
      <w:tr w:rsidR="00037B08" w:rsidRPr="00037B08" w14:paraId="26A13C6E" w14:textId="77777777" w:rsidTr="00413EB3">
        <w:trPr>
          <w:trHeight w:val="285"/>
        </w:trPr>
        <w:tc>
          <w:tcPr>
            <w:tcW w:w="1220" w:type="dxa"/>
            <w:noWrap/>
            <w:vAlign w:val="bottom"/>
            <w:hideMark/>
          </w:tcPr>
          <w:p w14:paraId="17C7FE1B"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MIN</w:t>
            </w:r>
          </w:p>
        </w:tc>
        <w:tc>
          <w:tcPr>
            <w:tcW w:w="1600" w:type="dxa"/>
            <w:noWrap/>
            <w:vAlign w:val="bottom"/>
            <w:hideMark/>
          </w:tcPr>
          <w:p w14:paraId="6E6C173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49</w:t>
            </w:r>
          </w:p>
        </w:tc>
        <w:tc>
          <w:tcPr>
            <w:tcW w:w="1800" w:type="dxa"/>
            <w:noWrap/>
            <w:vAlign w:val="bottom"/>
            <w:hideMark/>
          </w:tcPr>
          <w:p w14:paraId="43C29448"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1640" w:type="dxa"/>
            <w:noWrap/>
            <w:vAlign w:val="bottom"/>
            <w:hideMark/>
          </w:tcPr>
          <w:p w14:paraId="1ABF742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780" w:type="dxa"/>
            <w:noWrap/>
            <w:vAlign w:val="bottom"/>
            <w:hideMark/>
          </w:tcPr>
          <w:p w14:paraId="3DD71E5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1100" w:type="dxa"/>
            <w:noWrap/>
            <w:vAlign w:val="bottom"/>
            <w:hideMark/>
          </w:tcPr>
          <w:p w14:paraId="00B4796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84C52C0" w14:textId="77777777" w:rsidTr="00413EB3">
        <w:trPr>
          <w:trHeight w:val="285"/>
        </w:trPr>
        <w:tc>
          <w:tcPr>
            <w:tcW w:w="1220" w:type="dxa"/>
            <w:noWrap/>
            <w:vAlign w:val="bottom"/>
            <w:hideMark/>
          </w:tcPr>
          <w:p w14:paraId="129818AA"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MAX</w:t>
            </w:r>
          </w:p>
        </w:tc>
        <w:tc>
          <w:tcPr>
            <w:tcW w:w="1600" w:type="dxa"/>
            <w:noWrap/>
            <w:vAlign w:val="bottom"/>
            <w:hideMark/>
          </w:tcPr>
          <w:p w14:paraId="6FF6E26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1800" w:type="dxa"/>
            <w:noWrap/>
            <w:vAlign w:val="bottom"/>
            <w:hideMark/>
          </w:tcPr>
          <w:p w14:paraId="6D59355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1640" w:type="dxa"/>
            <w:noWrap/>
            <w:vAlign w:val="bottom"/>
            <w:hideMark/>
          </w:tcPr>
          <w:p w14:paraId="125F523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204</w:t>
            </w:r>
          </w:p>
        </w:tc>
        <w:tc>
          <w:tcPr>
            <w:tcW w:w="780" w:type="dxa"/>
            <w:noWrap/>
            <w:vAlign w:val="bottom"/>
            <w:hideMark/>
          </w:tcPr>
          <w:p w14:paraId="6DE1260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1100" w:type="dxa"/>
            <w:noWrap/>
            <w:vAlign w:val="bottom"/>
            <w:hideMark/>
          </w:tcPr>
          <w:p w14:paraId="717D8B0D"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230F98A5" w14:textId="77777777" w:rsidR="00754014" w:rsidRDefault="00754014" w:rsidP="00754014">
      <w:pPr>
        <w:tabs>
          <w:tab w:val="left" w:pos="870"/>
        </w:tabs>
        <w:spacing w:line="480" w:lineRule="auto"/>
        <w:rPr>
          <w:rFonts w:cs="Times New Roman"/>
          <w:iCs/>
          <w:color w:val="000000"/>
        </w:rPr>
      </w:pPr>
    </w:p>
    <w:p w14:paraId="285FC663" w14:textId="77777777" w:rsidR="003A0BE8" w:rsidRPr="003A0BE8" w:rsidRDefault="00312489" w:rsidP="00754014">
      <w:pPr>
        <w:tabs>
          <w:tab w:val="left" w:pos="870"/>
        </w:tabs>
        <w:spacing w:line="480" w:lineRule="auto"/>
        <w:rPr>
          <w:rFonts w:cs="Times New Roman"/>
          <w:color w:val="000000"/>
        </w:rPr>
      </w:pPr>
      <w:r w:rsidRPr="003A0BE8">
        <w:rPr>
          <w:rFonts w:cs="Times New Roman"/>
          <w:iCs/>
          <w:color w:val="000000"/>
        </w:rPr>
        <w:t>Table 3.6</w:t>
      </w:r>
    </w:p>
    <w:p w14:paraId="7D4A92A3" w14:textId="77777777" w:rsidR="009630F4" w:rsidRDefault="009630F4" w:rsidP="00037B08">
      <w:pPr>
        <w:tabs>
          <w:tab w:val="left" w:pos="870"/>
        </w:tabs>
        <w:spacing w:line="480" w:lineRule="auto"/>
        <w:rPr>
          <w:rFonts w:cs="Times New Roman"/>
          <w:i/>
          <w:color w:val="000000"/>
        </w:rPr>
      </w:pPr>
      <w:r w:rsidRPr="003A0BE8">
        <w:rPr>
          <w:rFonts w:cs="Times New Roman"/>
          <w:i/>
          <w:color w:val="000000"/>
        </w:rPr>
        <w:t xml:space="preserve">The initial centroids for the clusters </w:t>
      </w:r>
      <w:r w:rsidR="0053543E">
        <w:rPr>
          <w:rFonts w:cs="Times New Roman"/>
          <w:i/>
          <w:color w:val="000000"/>
        </w:rPr>
        <w:t>when</w:t>
      </w:r>
      <w:r w:rsidR="0053543E" w:rsidRPr="003A0BE8">
        <w:rPr>
          <w:rFonts w:cs="Times New Roman"/>
          <w:i/>
          <w:color w:val="000000"/>
        </w:rPr>
        <w:t xml:space="preserve"> </w:t>
      </w:r>
      <w:r w:rsidRPr="003A0BE8">
        <w:rPr>
          <w:rFonts w:cs="Times New Roman"/>
          <w:i/>
          <w:color w:val="000000"/>
        </w:rPr>
        <w:t xml:space="preserve">6 </w:t>
      </w:r>
      <w:r w:rsidR="0053543E">
        <w:rPr>
          <w:rFonts w:cs="Times New Roman"/>
          <w:i/>
          <w:color w:val="000000"/>
        </w:rPr>
        <w:t>is</w:t>
      </w:r>
      <w:r w:rsidR="0053543E" w:rsidRPr="003A0BE8">
        <w:rPr>
          <w:rFonts w:cs="Times New Roman"/>
          <w:i/>
          <w:color w:val="000000"/>
        </w:rPr>
        <w:t xml:space="preserve"> </w:t>
      </w:r>
      <w:r w:rsidRPr="003A0BE8">
        <w:rPr>
          <w:rFonts w:cs="Times New Roman"/>
          <w:i/>
          <w:color w:val="000000"/>
        </w:rPr>
        <w:t>given as the number of clusters to find</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3A0BE8" w:rsidRPr="003A0BE8" w14:paraId="250E0E69" w14:textId="77777777" w:rsidTr="00413EB3">
        <w:trPr>
          <w:trHeight w:val="285"/>
        </w:trPr>
        <w:tc>
          <w:tcPr>
            <w:tcW w:w="1220" w:type="dxa"/>
            <w:noWrap/>
            <w:vAlign w:val="bottom"/>
            <w:hideMark/>
          </w:tcPr>
          <w:p w14:paraId="30E86CC7"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Centroid</w:t>
            </w:r>
          </w:p>
        </w:tc>
        <w:tc>
          <w:tcPr>
            <w:tcW w:w="1600" w:type="dxa"/>
            <w:noWrap/>
            <w:vAlign w:val="bottom"/>
            <w:hideMark/>
          </w:tcPr>
          <w:p w14:paraId="5FA1E7F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614D724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732615C9"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171EB3DD"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Row</w:t>
            </w:r>
          </w:p>
        </w:tc>
        <w:tc>
          <w:tcPr>
            <w:tcW w:w="1100" w:type="dxa"/>
            <w:noWrap/>
            <w:vAlign w:val="bottom"/>
            <w:hideMark/>
          </w:tcPr>
          <w:p w14:paraId="0FE6D1D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Column</w:t>
            </w:r>
          </w:p>
        </w:tc>
      </w:tr>
      <w:tr w:rsidR="003A0BE8" w:rsidRPr="003A0BE8" w14:paraId="6C88E987" w14:textId="77777777" w:rsidTr="00413EB3">
        <w:trPr>
          <w:trHeight w:val="285"/>
        </w:trPr>
        <w:tc>
          <w:tcPr>
            <w:tcW w:w="1220" w:type="dxa"/>
            <w:noWrap/>
            <w:vAlign w:val="bottom"/>
            <w:hideMark/>
          </w:tcPr>
          <w:p w14:paraId="274BA70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600" w:type="dxa"/>
            <w:noWrap/>
            <w:vAlign w:val="bottom"/>
            <w:hideMark/>
          </w:tcPr>
          <w:p w14:paraId="1C53FCC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49</w:t>
            </w:r>
          </w:p>
        </w:tc>
        <w:tc>
          <w:tcPr>
            <w:tcW w:w="1800" w:type="dxa"/>
            <w:noWrap/>
            <w:vAlign w:val="bottom"/>
            <w:hideMark/>
          </w:tcPr>
          <w:p w14:paraId="5D1454F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50</w:t>
            </w:r>
          </w:p>
        </w:tc>
        <w:tc>
          <w:tcPr>
            <w:tcW w:w="1640" w:type="dxa"/>
            <w:noWrap/>
            <w:vAlign w:val="bottom"/>
            <w:hideMark/>
          </w:tcPr>
          <w:p w14:paraId="700BCA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67</w:t>
            </w:r>
          </w:p>
        </w:tc>
        <w:tc>
          <w:tcPr>
            <w:tcW w:w="780" w:type="dxa"/>
            <w:noWrap/>
            <w:vAlign w:val="bottom"/>
            <w:hideMark/>
          </w:tcPr>
          <w:p w14:paraId="0F56951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c>
          <w:tcPr>
            <w:tcW w:w="1100" w:type="dxa"/>
            <w:noWrap/>
            <w:vAlign w:val="bottom"/>
            <w:hideMark/>
          </w:tcPr>
          <w:p w14:paraId="07A1FD8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476A6503" w14:textId="77777777" w:rsidTr="00413EB3">
        <w:trPr>
          <w:trHeight w:val="285"/>
        </w:trPr>
        <w:tc>
          <w:tcPr>
            <w:tcW w:w="1220" w:type="dxa"/>
            <w:noWrap/>
            <w:vAlign w:val="bottom"/>
            <w:hideMark/>
          </w:tcPr>
          <w:p w14:paraId="5B73E20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600" w:type="dxa"/>
            <w:noWrap/>
            <w:vAlign w:val="bottom"/>
            <w:hideMark/>
          </w:tcPr>
          <w:p w14:paraId="07B39F8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84.2</w:t>
            </w:r>
          </w:p>
        </w:tc>
        <w:tc>
          <w:tcPr>
            <w:tcW w:w="1800" w:type="dxa"/>
            <w:noWrap/>
            <w:vAlign w:val="bottom"/>
            <w:hideMark/>
          </w:tcPr>
          <w:p w14:paraId="10FBEE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86.8</w:t>
            </w:r>
          </w:p>
        </w:tc>
        <w:tc>
          <w:tcPr>
            <w:tcW w:w="1640" w:type="dxa"/>
            <w:noWrap/>
            <w:vAlign w:val="bottom"/>
            <w:hideMark/>
          </w:tcPr>
          <w:p w14:paraId="2BFCC3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94.4</w:t>
            </w:r>
          </w:p>
        </w:tc>
        <w:tc>
          <w:tcPr>
            <w:tcW w:w="780" w:type="dxa"/>
            <w:noWrap/>
            <w:vAlign w:val="bottom"/>
            <w:hideMark/>
          </w:tcPr>
          <w:p w14:paraId="1AE83C3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c>
          <w:tcPr>
            <w:tcW w:w="1100" w:type="dxa"/>
            <w:noWrap/>
            <w:vAlign w:val="bottom"/>
            <w:hideMark/>
          </w:tcPr>
          <w:p w14:paraId="5A59F07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r>
      <w:tr w:rsidR="003A0BE8" w:rsidRPr="003A0BE8" w14:paraId="55588014" w14:textId="77777777" w:rsidTr="00413EB3">
        <w:trPr>
          <w:trHeight w:val="285"/>
        </w:trPr>
        <w:tc>
          <w:tcPr>
            <w:tcW w:w="1220" w:type="dxa"/>
            <w:noWrap/>
            <w:vAlign w:val="bottom"/>
            <w:hideMark/>
          </w:tcPr>
          <w:p w14:paraId="57B1F9E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600" w:type="dxa"/>
            <w:noWrap/>
            <w:vAlign w:val="bottom"/>
            <w:hideMark/>
          </w:tcPr>
          <w:p w14:paraId="61CC2C1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119.4</w:t>
            </w:r>
          </w:p>
        </w:tc>
        <w:tc>
          <w:tcPr>
            <w:tcW w:w="1800" w:type="dxa"/>
            <w:noWrap/>
            <w:vAlign w:val="bottom"/>
            <w:hideMark/>
          </w:tcPr>
          <w:p w14:paraId="70C54CA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123.6</w:t>
            </w:r>
          </w:p>
        </w:tc>
        <w:tc>
          <w:tcPr>
            <w:tcW w:w="1640" w:type="dxa"/>
            <w:noWrap/>
            <w:vAlign w:val="bottom"/>
            <w:hideMark/>
          </w:tcPr>
          <w:p w14:paraId="5C1A364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121.8</w:t>
            </w:r>
          </w:p>
        </w:tc>
        <w:tc>
          <w:tcPr>
            <w:tcW w:w="780" w:type="dxa"/>
            <w:noWrap/>
            <w:vAlign w:val="bottom"/>
            <w:hideMark/>
          </w:tcPr>
          <w:p w14:paraId="74A1F23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c>
          <w:tcPr>
            <w:tcW w:w="1100" w:type="dxa"/>
            <w:noWrap/>
            <w:vAlign w:val="bottom"/>
            <w:hideMark/>
          </w:tcPr>
          <w:p w14:paraId="03D675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r>
      <w:tr w:rsidR="003A0BE8" w:rsidRPr="003A0BE8" w14:paraId="05CBADF2" w14:textId="77777777" w:rsidTr="00413EB3">
        <w:trPr>
          <w:trHeight w:val="285"/>
        </w:trPr>
        <w:tc>
          <w:tcPr>
            <w:tcW w:w="1220" w:type="dxa"/>
            <w:noWrap/>
            <w:vAlign w:val="bottom"/>
            <w:hideMark/>
          </w:tcPr>
          <w:p w14:paraId="3F365A3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4</w:t>
            </w:r>
          </w:p>
        </w:tc>
        <w:tc>
          <w:tcPr>
            <w:tcW w:w="1600" w:type="dxa"/>
            <w:noWrap/>
            <w:vAlign w:val="bottom"/>
            <w:hideMark/>
          </w:tcPr>
          <w:p w14:paraId="2330508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154.6</w:t>
            </w:r>
          </w:p>
        </w:tc>
        <w:tc>
          <w:tcPr>
            <w:tcW w:w="1800" w:type="dxa"/>
            <w:noWrap/>
            <w:vAlign w:val="bottom"/>
            <w:hideMark/>
          </w:tcPr>
          <w:p w14:paraId="0F8EA67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160.4</w:t>
            </w:r>
          </w:p>
        </w:tc>
        <w:tc>
          <w:tcPr>
            <w:tcW w:w="1640" w:type="dxa"/>
            <w:noWrap/>
            <w:vAlign w:val="bottom"/>
            <w:hideMark/>
          </w:tcPr>
          <w:p w14:paraId="6E93C42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149.2</w:t>
            </w:r>
          </w:p>
        </w:tc>
        <w:tc>
          <w:tcPr>
            <w:tcW w:w="780" w:type="dxa"/>
            <w:noWrap/>
            <w:vAlign w:val="bottom"/>
            <w:hideMark/>
          </w:tcPr>
          <w:p w14:paraId="35D9894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c>
          <w:tcPr>
            <w:tcW w:w="1100" w:type="dxa"/>
            <w:noWrap/>
            <w:vAlign w:val="bottom"/>
            <w:hideMark/>
          </w:tcPr>
          <w:p w14:paraId="757432BF"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r>
      <w:tr w:rsidR="003A0BE8" w:rsidRPr="003A0BE8" w14:paraId="5FBFF1DD" w14:textId="77777777" w:rsidTr="00413EB3">
        <w:trPr>
          <w:trHeight w:val="285"/>
        </w:trPr>
        <w:tc>
          <w:tcPr>
            <w:tcW w:w="1220" w:type="dxa"/>
            <w:noWrap/>
            <w:vAlign w:val="bottom"/>
            <w:hideMark/>
          </w:tcPr>
          <w:p w14:paraId="71DCC7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5</w:t>
            </w:r>
          </w:p>
        </w:tc>
        <w:tc>
          <w:tcPr>
            <w:tcW w:w="1600" w:type="dxa"/>
            <w:noWrap/>
            <w:vAlign w:val="bottom"/>
            <w:hideMark/>
          </w:tcPr>
          <w:p w14:paraId="3DDA6D8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189.8</w:t>
            </w:r>
          </w:p>
        </w:tc>
        <w:tc>
          <w:tcPr>
            <w:tcW w:w="1800" w:type="dxa"/>
            <w:noWrap/>
            <w:vAlign w:val="bottom"/>
            <w:hideMark/>
          </w:tcPr>
          <w:p w14:paraId="7FA85CA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197.2</w:t>
            </w:r>
          </w:p>
        </w:tc>
        <w:tc>
          <w:tcPr>
            <w:tcW w:w="1640" w:type="dxa"/>
            <w:noWrap/>
            <w:vAlign w:val="bottom"/>
            <w:hideMark/>
          </w:tcPr>
          <w:p w14:paraId="78F794F6"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176.6</w:t>
            </w:r>
          </w:p>
        </w:tc>
        <w:tc>
          <w:tcPr>
            <w:tcW w:w="780" w:type="dxa"/>
            <w:noWrap/>
            <w:vAlign w:val="bottom"/>
            <w:hideMark/>
          </w:tcPr>
          <w:p w14:paraId="4D1A8BF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c>
          <w:tcPr>
            <w:tcW w:w="1100" w:type="dxa"/>
            <w:noWrap/>
            <w:vAlign w:val="bottom"/>
            <w:hideMark/>
          </w:tcPr>
          <w:p w14:paraId="0E79550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r>
      <w:tr w:rsidR="003A0BE8" w:rsidRPr="003A0BE8" w14:paraId="05EDA5B8" w14:textId="77777777" w:rsidTr="00413EB3">
        <w:trPr>
          <w:trHeight w:val="285"/>
        </w:trPr>
        <w:tc>
          <w:tcPr>
            <w:tcW w:w="1220" w:type="dxa"/>
            <w:noWrap/>
            <w:vAlign w:val="bottom"/>
            <w:hideMark/>
          </w:tcPr>
          <w:p w14:paraId="61AEA2F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6</w:t>
            </w:r>
          </w:p>
        </w:tc>
        <w:tc>
          <w:tcPr>
            <w:tcW w:w="1600" w:type="dxa"/>
            <w:noWrap/>
            <w:vAlign w:val="bottom"/>
            <w:hideMark/>
          </w:tcPr>
          <w:p w14:paraId="03ADFAD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225</w:t>
            </w:r>
          </w:p>
        </w:tc>
        <w:tc>
          <w:tcPr>
            <w:tcW w:w="1800" w:type="dxa"/>
            <w:noWrap/>
            <w:vAlign w:val="bottom"/>
            <w:hideMark/>
          </w:tcPr>
          <w:p w14:paraId="447C537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234</w:t>
            </w:r>
          </w:p>
        </w:tc>
        <w:tc>
          <w:tcPr>
            <w:tcW w:w="1640" w:type="dxa"/>
            <w:noWrap/>
            <w:vAlign w:val="bottom"/>
            <w:hideMark/>
          </w:tcPr>
          <w:p w14:paraId="709B85E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204</w:t>
            </w:r>
          </w:p>
        </w:tc>
        <w:tc>
          <w:tcPr>
            <w:tcW w:w="780" w:type="dxa"/>
            <w:noWrap/>
            <w:vAlign w:val="bottom"/>
            <w:hideMark/>
          </w:tcPr>
          <w:p w14:paraId="196DB2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c>
          <w:tcPr>
            <w:tcW w:w="1100" w:type="dxa"/>
            <w:noWrap/>
            <w:vAlign w:val="bottom"/>
            <w:hideMark/>
          </w:tcPr>
          <w:p w14:paraId="206CB87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r>
    </w:tbl>
    <w:p w14:paraId="08FB3A52" w14:textId="77777777" w:rsidR="003A0BE8" w:rsidRDefault="003A0BE8" w:rsidP="00A13121">
      <w:pPr>
        <w:tabs>
          <w:tab w:val="left" w:pos="870"/>
        </w:tabs>
        <w:spacing w:line="480" w:lineRule="auto"/>
        <w:rPr>
          <w:rFonts w:cs="Times New Roman"/>
          <w:color w:val="000000"/>
        </w:rPr>
      </w:pPr>
    </w:p>
    <w:p w14:paraId="28F9114A" w14:textId="77777777" w:rsidR="003A0BE8" w:rsidRDefault="00A13121" w:rsidP="003A0BE8">
      <w:pPr>
        <w:tabs>
          <w:tab w:val="left" w:pos="870"/>
        </w:tabs>
        <w:spacing w:line="480" w:lineRule="auto"/>
        <w:rPr>
          <w:rFonts w:cs="Times New Roman"/>
          <w:color w:val="000000"/>
        </w:rPr>
      </w:pPr>
      <w:r>
        <w:rPr>
          <w:rFonts w:cs="Times New Roman"/>
          <w:color w:val="000000"/>
        </w:rPr>
        <w:t>Since clusters are built around central mean values, there need</w:t>
      </w:r>
      <w:r w:rsidR="0053543E">
        <w:rPr>
          <w:rFonts w:cs="Times New Roman"/>
          <w:color w:val="000000"/>
        </w:rPr>
        <w:t>s</w:t>
      </w:r>
      <w:r>
        <w:rPr>
          <w:rFonts w:cs="Times New Roman"/>
          <w:color w:val="000000"/>
        </w:rPr>
        <w:t xml:space="preserve"> to be an initial set of centroids to use for the first pass over the data set. The m</w:t>
      </w:r>
      <w:r w:rsidR="00754014">
        <w:rPr>
          <w:rFonts w:cs="Times New Roman"/>
          <w:color w:val="000000"/>
        </w:rPr>
        <w:t>in and max values from table 3.5</w:t>
      </w:r>
      <w:r>
        <w:rPr>
          <w:rFonts w:cs="Times New Roman"/>
          <w:color w:val="000000"/>
        </w:rPr>
        <w:t xml:space="preserve"> are </w:t>
      </w:r>
      <w:r w:rsidR="007F1C8C">
        <w:rPr>
          <w:rFonts w:cs="Times New Roman"/>
          <w:color w:val="000000"/>
        </w:rPr>
        <w:t>used</w:t>
      </w:r>
      <w:r>
        <w:rPr>
          <w:rFonts w:cs="Times New Roman"/>
          <w:color w:val="000000"/>
        </w:rPr>
        <w:t xml:space="preserve"> for two of the centroids. </w:t>
      </w:r>
      <w:r w:rsidR="0053543E">
        <w:rPr>
          <w:rFonts w:cs="Times New Roman"/>
          <w:color w:val="000000"/>
        </w:rPr>
        <w:t>The remaining k-2 centroids</w:t>
      </w:r>
      <w:r w:rsidR="00DA2262">
        <w:rPr>
          <w:rFonts w:cs="Times New Roman"/>
          <w:color w:val="000000"/>
        </w:rPr>
        <w:t xml:space="preserve"> are generated to be evenly spaced between the min and max.</w:t>
      </w:r>
    </w:p>
    <w:p w14:paraId="761911E1" w14:textId="77777777" w:rsidR="000765A1" w:rsidRDefault="000765A1" w:rsidP="003A0BE8">
      <w:pPr>
        <w:tabs>
          <w:tab w:val="left" w:pos="870"/>
        </w:tabs>
        <w:spacing w:line="480" w:lineRule="auto"/>
        <w:rPr>
          <w:rFonts w:cs="Times New Roman"/>
          <w:iCs/>
          <w:color w:val="000000"/>
        </w:rPr>
      </w:pPr>
    </w:p>
    <w:p w14:paraId="3ACFE850" w14:textId="77777777" w:rsidR="000765A1" w:rsidRDefault="000765A1" w:rsidP="003A0BE8">
      <w:pPr>
        <w:tabs>
          <w:tab w:val="left" w:pos="870"/>
        </w:tabs>
        <w:spacing w:line="480" w:lineRule="auto"/>
        <w:rPr>
          <w:rFonts w:cs="Times New Roman"/>
          <w:iCs/>
          <w:color w:val="000000"/>
        </w:rPr>
      </w:pPr>
    </w:p>
    <w:p w14:paraId="55101D67" w14:textId="77777777" w:rsidR="000765A1" w:rsidRDefault="000765A1" w:rsidP="003A0BE8">
      <w:pPr>
        <w:tabs>
          <w:tab w:val="left" w:pos="870"/>
        </w:tabs>
        <w:spacing w:line="480" w:lineRule="auto"/>
        <w:rPr>
          <w:rFonts w:cs="Times New Roman"/>
          <w:iCs/>
          <w:color w:val="000000"/>
        </w:rPr>
      </w:pPr>
    </w:p>
    <w:p w14:paraId="6644D82D" w14:textId="77777777" w:rsidR="000765A1" w:rsidRDefault="000765A1" w:rsidP="003A0BE8">
      <w:pPr>
        <w:tabs>
          <w:tab w:val="left" w:pos="870"/>
        </w:tabs>
        <w:spacing w:line="480" w:lineRule="auto"/>
        <w:rPr>
          <w:rFonts w:cs="Times New Roman"/>
          <w:iCs/>
          <w:color w:val="000000"/>
        </w:rPr>
      </w:pPr>
    </w:p>
    <w:p w14:paraId="7A26156E" w14:textId="77777777" w:rsidR="000765A1" w:rsidRDefault="000765A1" w:rsidP="003A0BE8">
      <w:pPr>
        <w:tabs>
          <w:tab w:val="left" w:pos="870"/>
        </w:tabs>
        <w:spacing w:line="480" w:lineRule="auto"/>
        <w:rPr>
          <w:rFonts w:cs="Times New Roman"/>
          <w:iCs/>
          <w:color w:val="000000"/>
        </w:rPr>
      </w:pPr>
    </w:p>
    <w:p w14:paraId="22110A0F" w14:textId="77777777" w:rsidR="000765A1" w:rsidRDefault="000765A1" w:rsidP="003A0BE8">
      <w:pPr>
        <w:tabs>
          <w:tab w:val="left" w:pos="870"/>
        </w:tabs>
        <w:spacing w:line="480" w:lineRule="auto"/>
        <w:rPr>
          <w:rFonts w:cs="Times New Roman"/>
          <w:iCs/>
          <w:color w:val="000000"/>
        </w:rPr>
      </w:pPr>
    </w:p>
    <w:p w14:paraId="02BBA6E9" w14:textId="77777777" w:rsidR="003A0BE8" w:rsidRPr="003A0BE8" w:rsidRDefault="00312489" w:rsidP="003A0BE8">
      <w:pPr>
        <w:tabs>
          <w:tab w:val="left" w:pos="870"/>
        </w:tabs>
        <w:spacing w:line="480" w:lineRule="auto"/>
        <w:rPr>
          <w:rFonts w:cs="Times New Roman"/>
          <w:color w:val="000000"/>
        </w:rPr>
      </w:pPr>
      <w:r w:rsidRPr="003A0BE8">
        <w:rPr>
          <w:rFonts w:cs="Times New Roman"/>
          <w:iCs/>
          <w:color w:val="000000"/>
        </w:rPr>
        <w:lastRenderedPageBreak/>
        <w:t>Table 3.7</w:t>
      </w:r>
      <w:r w:rsidR="00A36362" w:rsidRPr="003A0BE8">
        <w:rPr>
          <w:rFonts w:cs="Times New Roman"/>
          <w:iCs/>
          <w:color w:val="000000"/>
        </w:rPr>
        <w:t>.</w:t>
      </w:r>
      <w:r w:rsidR="00A36362" w:rsidRPr="003A0BE8">
        <w:rPr>
          <w:rFonts w:cs="Times New Roman"/>
          <w:color w:val="000000"/>
        </w:rPr>
        <w:t xml:space="preserve"> </w:t>
      </w:r>
    </w:p>
    <w:p w14:paraId="73FEFABA" w14:textId="77777777" w:rsidR="00A36362" w:rsidRPr="003A0BE8" w:rsidRDefault="00A36362" w:rsidP="003A0BE8">
      <w:pPr>
        <w:tabs>
          <w:tab w:val="left" w:pos="870"/>
        </w:tabs>
        <w:spacing w:line="480" w:lineRule="auto"/>
        <w:rPr>
          <w:rFonts w:cs="Times New Roman"/>
          <w:i/>
          <w:color w:val="000000"/>
        </w:rPr>
      </w:pPr>
      <w:r w:rsidRPr="003A0BE8">
        <w:rPr>
          <w:rFonts w:cs="Times New Roman"/>
          <w:i/>
          <w:color w:val="000000"/>
        </w:rPr>
        <w:t>Cluster index matrix created after one pass over data. Each row represents the cluster that the pixel in the</w:t>
      </w:r>
      <w:r w:rsidR="00754014">
        <w:rPr>
          <w:rFonts w:cs="Times New Roman"/>
          <w:i/>
          <w:color w:val="000000"/>
        </w:rPr>
        <w:t xml:space="preserve"> corresponding row in table 3.4</w:t>
      </w:r>
      <w:r w:rsidRPr="003A0BE8">
        <w:rPr>
          <w:rFonts w:cs="Times New Roman"/>
          <w:i/>
          <w:color w:val="000000"/>
        </w:rPr>
        <w:t xml:space="preserve"> belongs to.</w:t>
      </w:r>
    </w:p>
    <w:tbl>
      <w:tblPr>
        <w:tblStyle w:val="TableGrid"/>
        <w:tblW w:w="3100" w:type="dxa"/>
        <w:tblLook w:val="04A0" w:firstRow="1" w:lastRow="0" w:firstColumn="1" w:lastColumn="0" w:noHBand="0" w:noVBand="1"/>
      </w:tblPr>
      <w:tblGrid>
        <w:gridCol w:w="1220"/>
        <w:gridCol w:w="1880"/>
      </w:tblGrid>
      <w:tr w:rsidR="003A0BE8" w:rsidRPr="003A0BE8" w14:paraId="5AC0A00A" w14:textId="77777777" w:rsidTr="00413EB3">
        <w:trPr>
          <w:trHeight w:val="285"/>
        </w:trPr>
        <w:tc>
          <w:tcPr>
            <w:tcW w:w="1220" w:type="dxa"/>
            <w:noWrap/>
            <w:vAlign w:val="bottom"/>
            <w:hideMark/>
          </w:tcPr>
          <w:p w14:paraId="17E5B9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Pixel</w:t>
            </w:r>
          </w:p>
        </w:tc>
        <w:tc>
          <w:tcPr>
            <w:tcW w:w="1880" w:type="dxa"/>
            <w:noWrap/>
            <w:vAlign w:val="bottom"/>
            <w:hideMark/>
          </w:tcPr>
          <w:p w14:paraId="631293E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Cluster Number</w:t>
            </w:r>
          </w:p>
        </w:tc>
      </w:tr>
      <w:tr w:rsidR="003A0BE8" w:rsidRPr="003A0BE8" w14:paraId="335CEBAD" w14:textId="77777777" w:rsidTr="00413EB3">
        <w:trPr>
          <w:trHeight w:val="285"/>
        </w:trPr>
        <w:tc>
          <w:tcPr>
            <w:tcW w:w="1220" w:type="dxa"/>
            <w:noWrap/>
            <w:vAlign w:val="bottom"/>
            <w:hideMark/>
          </w:tcPr>
          <w:p w14:paraId="2AC896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880" w:type="dxa"/>
            <w:noWrap/>
            <w:vAlign w:val="bottom"/>
            <w:hideMark/>
          </w:tcPr>
          <w:p w14:paraId="6C3E76B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3DE91CE" w14:textId="77777777" w:rsidTr="00413EB3">
        <w:trPr>
          <w:trHeight w:val="285"/>
        </w:trPr>
        <w:tc>
          <w:tcPr>
            <w:tcW w:w="1220" w:type="dxa"/>
            <w:noWrap/>
            <w:vAlign w:val="bottom"/>
            <w:hideMark/>
          </w:tcPr>
          <w:p w14:paraId="0ECA114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880" w:type="dxa"/>
            <w:noWrap/>
            <w:vAlign w:val="bottom"/>
            <w:hideMark/>
          </w:tcPr>
          <w:p w14:paraId="7906C5C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516D6C48" w14:textId="77777777" w:rsidTr="00413EB3">
        <w:trPr>
          <w:trHeight w:val="285"/>
        </w:trPr>
        <w:tc>
          <w:tcPr>
            <w:tcW w:w="1220" w:type="dxa"/>
            <w:noWrap/>
            <w:vAlign w:val="bottom"/>
            <w:hideMark/>
          </w:tcPr>
          <w:p w14:paraId="5C8C40F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880" w:type="dxa"/>
            <w:noWrap/>
            <w:vAlign w:val="bottom"/>
            <w:hideMark/>
          </w:tcPr>
          <w:p w14:paraId="0BA4EEE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ADB1216" w14:textId="77777777" w:rsidTr="00413EB3">
        <w:trPr>
          <w:trHeight w:val="285"/>
        </w:trPr>
        <w:tc>
          <w:tcPr>
            <w:tcW w:w="1220" w:type="dxa"/>
            <w:noWrap/>
            <w:vAlign w:val="bottom"/>
          </w:tcPr>
          <w:p w14:paraId="6DDFDC9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401FB12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45C2257E" w14:textId="77777777" w:rsidTr="00413EB3">
        <w:trPr>
          <w:trHeight w:val="285"/>
        </w:trPr>
        <w:tc>
          <w:tcPr>
            <w:tcW w:w="1220" w:type="dxa"/>
            <w:noWrap/>
            <w:vAlign w:val="bottom"/>
            <w:hideMark/>
          </w:tcPr>
          <w:p w14:paraId="61519A53"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10</w:t>
            </w:r>
          </w:p>
        </w:tc>
        <w:tc>
          <w:tcPr>
            <w:tcW w:w="1880" w:type="dxa"/>
            <w:noWrap/>
            <w:vAlign w:val="bottom"/>
            <w:hideMark/>
          </w:tcPr>
          <w:p w14:paraId="129A552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603D270C" w14:textId="77777777" w:rsidTr="00413EB3">
        <w:trPr>
          <w:trHeight w:val="285"/>
        </w:trPr>
        <w:tc>
          <w:tcPr>
            <w:tcW w:w="1220" w:type="dxa"/>
            <w:noWrap/>
            <w:vAlign w:val="bottom"/>
            <w:hideMark/>
          </w:tcPr>
          <w:p w14:paraId="4425289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11</w:t>
            </w:r>
          </w:p>
        </w:tc>
        <w:tc>
          <w:tcPr>
            <w:tcW w:w="1880" w:type="dxa"/>
            <w:noWrap/>
            <w:vAlign w:val="bottom"/>
            <w:hideMark/>
          </w:tcPr>
          <w:p w14:paraId="60921B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w:t>
            </w:r>
          </w:p>
        </w:tc>
      </w:tr>
      <w:tr w:rsidR="003A0BE8" w:rsidRPr="003A0BE8" w14:paraId="2AAD7168" w14:textId="77777777" w:rsidTr="00413EB3">
        <w:trPr>
          <w:trHeight w:val="285"/>
        </w:trPr>
        <w:tc>
          <w:tcPr>
            <w:tcW w:w="1220" w:type="dxa"/>
            <w:noWrap/>
            <w:vAlign w:val="bottom"/>
            <w:hideMark/>
          </w:tcPr>
          <w:p w14:paraId="250FD7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12</w:t>
            </w:r>
          </w:p>
        </w:tc>
        <w:tc>
          <w:tcPr>
            <w:tcW w:w="1880" w:type="dxa"/>
            <w:noWrap/>
            <w:vAlign w:val="bottom"/>
            <w:hideMark/>
          </w:tcPr>
          <w:p w14:paraId="6BD377F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090CD215" w14:textId="77777777" w:rsidTr="00413EB3">
        <w:trPr>
          <w:trHeight w:val="285"/>
        </w:trPr>
        <w:tc>
          <w:tcPr>
            <w:tcW w:w="1220" w:type="dxa"/>
            <w:noWrap/>
            <w:vAlign w:val="bottom"/>
            <w:hideMark/>
          </w:tcPr>
          <w:p w14:paraId="5AE46B3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13</w:t>
            </w:r>
          </w:p>
        </w:tc>
        <w:tc>
          <w:tcPr>
            <w:tcW w:w="1880" w:type="dxa"/>
            <w:noWrap/>
            <w:vAlign w:val="bottom"/>
            <w:hideMark/>
          </w:tcPr>
          <w:p w14:paraId="07F2CF7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44CD75E9" w14:textId="77777777" w:rsidTr="00413EB3">
        <w:trPr>
          <w:trHeight w:val="285"/>
        </w:trPr>
        <w:tc>
          <w:tcPr>
            <w:tcW w:w="1220" w:type="dxa"/>
            <w:noWrap/>
            <w:vAlign w:val="bottom"/>
            <w:hideMark/>
          </w:tcPr>
          <w:p w14:paraId="4BE433A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14</w:t>
            </w:r>
          </w:p>
        </w:tc>
        <w:tc>
          <w:tcPr>
            <w:tcW w:w="1880" w:type="dxa"/>
            <w:noWrap/>
            <w:vAlign w:val="bottom"/>
            <w:hideMark/>
          </w:tcPr>
          <w:p w14:paraId="0C9ED7E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60FA0B53" w14:textId="77777777" w:rsidTr="00413EB3">
        <w:trPr>
          <w:trHeight w:val="285"/>
        </w:trPr>
        <w:tc>
          <w:tcPr>
            <w:tcW w:w="1220" w:type="dxa"/>
            <w:noWrap/>
            <w:vAlign w:val="bottom"/>
            <w:hideMark/>
          </w:tcPr>
          <w:p w14:paraId="19313FF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15</w:t>
            </w:r>
          </w:p>
        </w:tc>
        <w:tc>
          <w:tcPr>
            <w:tcW w:w="1880" w:type="dxa"/>
            <w:noWrap/>
            <w:vAlign w:val="bottom"/>
            <w:hideMark/>
          </w:tcPr>
          <w:p w14:paraId="116EC14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27B901CD" w14:textId="77777777" w:rsidTr="00413EB3">
        <w:trPr>
          <w:trHeight w:val="285"/>
        </w:trPr>
        <w:tc>
          <w:tcPr>
            <w:tcW w:w="1220" w:type="dxa"/>
            <w:noWrap/>
            <w:vAlign w:val="bottom"/>
            <w:hideMark/>
          </w:tcPr>
          <w:p w14:paraId="73914804"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16</w:t>
            </w:r>
          </w:p>
        </w:tc>
        <w:tc>
          <w:tcPr>
            <w:tcW w:w="1880" w:type="dxa"/>
            <w:noWrap/>
            <w:vAlign w:val="bottom"/>
            <w:hideMark/>
          </w:tcPr>
          <w:p w14:paraId="2784ABA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7D35FAA5" w14:textId="77777777" w:rsidTr="00413EB3">
        <w:trPr>
          <w:trHeight w:val="285"/>
        </w:trPr>
        <w:tc>
          <w:tcPr>
            <w:tcW w:w="1220" w:type="dxa"/>
            <w:noWrap/>
            <w:vAlign w:val="bottom"/>
          </w:tcPr>
          <w:p w14:paraId="7F86E5C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752A922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0440AAEB" w14:textId="77777777" w:rsidTr="00413EB3">
        <w:trPr>
          <w:trHeight w:val="285"/>
        </w:trPr>
        <w:tc>
          <w:tcPr>
            <w:tcW w:w="1220" w:type="dxa"/>
            <w:noWrap/>
            <w:vAlign w:val="bottom"/>
            <w:hideMark/>
          </w:tcPr>
          <w:p w14:paraId="1ADD7E5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23</w:t>
            </w:r>
          </w:p>
        </w:tc>
        <w:tc>
          <w:tcPr>
            <w:tcW w:w="1880" w:type="dxa"/>
            <w:noWrap/>
            <w:vAlign w:val="bottom"/>
            <w:hideMark/>
          </w:tcPr>
          <w:p w14:paraId="3E4550F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2A89FD8" w14:textId="77777777" w:rsidTr="00413EB3">
        <w:trPr>
          <w:trHeight w:val="285"/>
        </w:trPr>
        <w:tc>
          <w:tcPr>
            <w:tcW w:w="1220" w:type="dxa"/>
            <w:noWrap/>
            <w:vAlign w:val="bottom"/>
            <w:hideMark/>
          </w:tcPr>
          <w:p w14:paraId="3FE9A4E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24</w:t>
            </w:r>
          </w:p>
        </w:tc>
        <w:tc>
          <w:tcPr>
            <w:tcW w:w="1880" w:type="dxa"/>
            <w:noWrap/>
            <w:vAlign w:val="bottom"/>
            <w:hideMark/>
          </w:tcPr>
          <w:p w14:paraId="0168203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3F7FDE01" w14:textId="77777777" w:rsidTr="00413EB3">
        <w:trPr>
          <w:trHeight w:val="285"/>
        </w:trPr>
        <w:tc>
          <w:tcPr>
            <w:tcW w:w="1220" w:type="dxa"/>
            <w:noWrap/>
            <w:vAlign w:val="bottom"/>
            <w:hideMark/>
          </w:tcPr>
          <w:p w14:paraId="6A08EE5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25</w:t>
            </w:r>
          </w:p>
        </w:tc>
        <w:tc>
          <w:tcPr>
            <w:tcW w:w="1880" w:type="dxa"/>
            <w:noWrap/>
            <w:vAlign w:val="bottom"/>
            <w:hideMark/>
          </w:tcPr>
          <w:p w14:paraId="73AC993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bl>
    <w:p w14:paraId="27749738" w14:textId="77777777" w:rsidR="003A0BE8" w:rsidRPr="0040237C" w:rsidRDefault="003A0BE8" w:rsidP="003A0BE8">
      <w:pPr>
        <w:tabs>
          <w:tab w:val="left" w:pos="870"/>
        </w:tabs>
        <w:spacing w:line="480" w:lineRule="auto"/>
        <w:rPr>
          <w:rFonts w:cs="Times New Roman"/>
          <w:color w:val="000000"/>
        </w:rPr>
      </w:pPr>
    </w:p>
    <w:p w14:paraId="3EDA046E" w14:textId="77777777" w:rsidR="009571AF" w:rsidRPr="00331209" w:rsidRDefault="00A36362" w:rsidP="00331209">
      <w:pPr>
        <w:spacing w:line="480" w:lineRule="auto"/>
        <w:ind w:firstLine="709"/>
        <w:rPr>
          <w:rFonts w:cs="Times New Roman"/>
          <w:i/>
          <w:iCs/>
          <w:color w:val="000000"/>
        </w:rPr>
      </w:pPr>
      <w:r w:rsidRPr="0040237C">
        <w:rPr>
          <w:rFonts w:cs="Times New Roman"/>
          <w:color w:val="000000"/>
        </w:rPr>
        <w:t>The first test of using the k-means algorithm showed exceptional results, beyond anything earlier blobbing te</w:t>
      </w:r>
      <w:r w:rsidR="00754014">
        <w:rPr>
          <w:rFonts w:cs="Times New Roman"/>
          <w:color w:val="000000"/>
        </w:rPr>
        <w:t xml:space="preserve">chniques had shown. The </w:t>
      </w:r>
      <w:r w:rsidRPr="0040237C">
        <w:rPr>
          <w:rFonts w:cs="Times New Roman"/>
          <w:color w:val="000000"/>
        </w:rPr>
        <w:t xml:space="preserve">blob extraction techniques </w:t>
      </w:r>
      <w:r w:rsidR="00754014">
        <w:rPr>
          <w:rFonts w:cs="Times New Roman"/>
          <w:color w:val="000000"/>
        </w:rPr>
        <w:t xml:space="preserve">initially used </w:t>
      </w:r>
      <w:r w:rsidRPr="0040237C">
        <w:rPr>
          <w:rFonts w:cs="Times New Roman"/>
          <w:color w:val="000000"/>
        </w:rPr>
        <w:t>only cared if adjacent pixe</w:t>
      </w:r>
      <w:r w:rsidR="00754014">
        <w:rPr>
          <w:rFonts w:cs="Times New Roman"/>
          <w:color w:val="000000"/>
        </w:rPr>
        <w:t>ls where similar to each other. T</w:t>
      </w:r>
      <w:r w:rsidRPr="0040237C">
        <w:rPr>
          <w:rFonts w:cs="Times New Roman"/>
          <w:color w:val="000000"/>
        </w:rPr>
        <w:t xml:space="preserve">his often allowed </w:t>
      </w:r>
      <w:r w:rsidR="007F6AE8">
        <w:rPr>
          <w:rFonts w:cs="Times New Roman"/>
          <w:color w:val="000000"/>
        </w:rPr>
        <w:t>for blobs that were either too large, which</w:t>
      </w:r>
      <w:r w:rsidR="00A95C6F">
        <w:rPr>
          <w:rFonts w:cs="Times New Roman"/>
          <w:color w:val="000000"/>
        </w:rPr>
        <w:t xml:space="preserve"> expan</w:t>
      </w:r>
      <w:r w:rsidR="007F6AE8">
        <w:rPr>
          <w:rFonts w:cs="Times New Roman"/>
          <w:color w:val="000000"/>
        </w:rPr>
        <w:t xml:space="preserve">ded beyond objects, or </w:t>
      </w:r>
      <w:r w:rsidR="00A95C6F">
        <w:rPr>
          <w:rFonts w:cs="Times New Roman"/>
          <w:color w:val="000000"/>
        </w:rPr>
        <w:t xml:space="preserve">were </w:t>
      </w:r>
      <w:r w:rsidR="007F6AE8">
        <w:rPr>
          <w:rFonts w:cs="Times New Roman"/>
          <w:color w:val="000000"/>
        </w:rPr>
        <w:t>too</w:t>
      </w:r>
      <w:r w:rsidR="00A95C6F">
        <w:rPr>
          <w:rFonts w:cs="Times New Roman"/>
          <w:color w:val="000000"/>
        </w:rPr>
        <w:t xml:space="preserve"> sm</w:t>
      </w:r>
      <w:r w:rsidR="007F6AE8">
        <w:rPr>
          <w:rFonts w:cs="Times New Roman"/>
          <w:color w:val="000000"/>
        </w:rPr>
        <w:t xml:space="preserve">all, only including a portion of an object. The threshold chosen would determine which of these two outcomes would result. </w:t>
      </w:r>
      <w:r w:rsidRPr="0040237C">
        <w:rPr>
          <w:rFonts w:cs="Times New Roman"/>
          <w:color w:val="000000"/>
        </w:rPr>
        <w:t xml:space="preserve">The k-means on the other hand considers the similarity between a pixel and the mean of an entire cluster. </w:t>
      </w:r>
      <w:r w:rsidR="007F6AE8">
        <w:rPr>
          <w:rFonts w:cs="Times New Roman"/>
          <w:color w:val="000000"/>
        </w:rPr>
        <w:t xml:space="preserve">Experimentation was done where different values for k were used in addition to using different color spaces to represent images. Two of the color spaces that were tested were </w:t>
      </w:r>
      <w:r w:rsidR="00812CB2">
        <w:rPr>
          <w:rFonts w:cs="Times New Roman"/>
          <w:color w:val="000000"/>
        </w:rPr>
        <w:t>Lab which actually refers to the L*a*b*</w:t>
      </w:r>
      <w:r w:rsidR="007F6AE8">
        <w:rPr>
          <w:rFonts w:cs="Times New Roman"/>
          <w:color w:val="000000"/>
        </w:rPr>
        <w:t xml:space="preserve"> </w:t>
      </w:r>
      <w:r w:rsidR="00812CB2">
        <w:rPr>
          <w:rFonts w:cs="Times New Roman"/>
          <w:color w:val="000000"/>
        </w:rPr>
        <w:t>color space defined b</w:t>
      </w:r>
      <w:r w:rsidR="00D465B2">
        <w:rPr>
          <w:rFonts w:cs="Times New Roman"/>
          <w:color w:val="000000"/>
        </w:rPr>
        <w:t xml:space="preserve">y CIE and YCbCr. </w:t>
      </w:r>
      <w:r w:rsidR="00D465B2">
        <w:rPr>
          <w:rFonts w:cs="Times New Roman"/>
          <w:color w:val="000000"/>
        </w:rPr>
        <w:lastRenderedPageBreak/>
        <w:t>In both spaces,</w:t>
      </w:r>
      <w:r w:rsidR="00812CB2">
        <w:rPr>
          <w:rFonts w:cs="Times New Roman"/>
          <w:color w:val="000000"/>
        </w:rPr>
        <w:t xml:space="preserve"> L and Y represen</w:t>
      </w:r>
      <w:r w:rsidR="00D465B2">
        <w:rPr>
          <w:rFonts w:cs="Times New Roman"/>
          <w:color w:val="000000"/>
        </w:rPr>
        <w:t xml:space="preserve">t the luminosity or brightness and </w:t>
      </w:r>
      <w:proofErr w:type="spellStart"/>
      <w:r w:rsidR="00D465B2">
        <w:rPr>
          <w:rFonts w:cs="Times New Roman"/>
          <w:color w:val="000000"/>
        </w:rPr>
        <w:t>Cb</w:t>
      </w:r>
      <w:proofErr w:type="spellEnd"/>
      <w:r w:rsidR="00D465B2">
        <w:rPr>
          <w:rFonts w:cs="Times New Roman"/>
          <w:color w:val="000000"/>
        </w:rPr>
        <w:t>, Cr, a*, and b* represent intensities of colors. Examples of these color spaces can be seen in figures 3.5 and 3.6. These experiments</w:t>
      </w:r>
      <w:r w:rsidRPr="0040237C">
        <w:rPr>
          <w:rFonts w:cs="Times New Roman"/>
          <w:color w:val="000000"/>
        </w:rPr>
        <w:t xml:space="preserve"> </w:t>
      </w:r>
      <w:r w:rsidR="00D465B2">
        <w:rPr>
          <w:rFonts w:cs="Times New Roman"/>
          <w:color w:val="000000"/>
        </w:rPr>
        <w:t>showed</w:t>
      </w:r>
      <w:r w:rsidRPr="0040237C">
        <w:rPr>
          <w:rFonts w:cs="Times New Roman"/>
          <w:color w:val="000000"/>
        </w:rPr>
        <w:t xml:space="preserve"> that applying k-means to the data in an image could reliably return sets of data containing only a specific object in an image.</w:t>
      </w:r>
      <w:r w:rsidR="009571AF">
        <w:rPr>
          <w:rFonts w:cs="Times New Roman"/>
          <w:color w:val="000000"/>
        </w:rPr>
        <w:t xml:space="preserve"> The figures bellow show results from k-means on an image when using different </w:t>
      </w:r>
      <w:r w:rsidR="009571AF">
        <w:rPr>
          <w:rFonts w:cs="Times New Roman"/>
          <w:i/>
          <w:color w:val="000000"/>
        </w:rPr>
        <w:t>k</w:t>
      </w:r>
      <w:r w:rsidR="009571AF">
        <w:rPr>
          <w:rFonts w:cs="Times New Roman"/>
          <w:color w:val="000000"/>
        </w:rPr>
        <w:t xml:space="preserve"> values</w:t>
      </w:r>
    </w:p>
    <w:p w14:paraId="4CE8B592" w14:textId="77777777" w:rsidR="009571AF" w:rsidRDefault="009571AF">
      <w:pPr>
        <w:spacing w:line="480" w:lineRule="auto"/>
        <w:rPr>
          <w:rFonts w:cs="Times New Roman"/>
          <w:color w:val="000000"/>
        </w:rPr>
      </w:pPr>
      <w:r>
        <w:rPr>
          <w:rFonts w:cs="Times New Roman"/>
          <w:color w:val="000000"/>
        </w:rPr>
        <w:t>Figure 3.5</w:t>
      </w:r>
    </w:p>
    <w:p w14:paraId="168A7211" w14:textId="77777777" w:rsidR="009571AF" w:rsidRDefault="009571AF">
      <w:pPr>
        <w:spacing w:line="480" w:lineRule="auto"/>
        <w:rPr>
          <w:rFonts w:cs="Times New Roman"/>
          <w:color w:val="000000"/>
        </w:rPr>
      </w:pPr>
      <w:r>
        <w:rPr>
          <w:rFonts w:cs="Times New Roman"/>
          <w:i/>
          <w:color w:val="000000"/>
        </w:rPr>
        <w:t>Image that is to be segmented</w:t>
      </w:r>
    </w:p>
    <w:p w14:paraId="5846A95A" w14:textId="77777777" w:rsidR="009571AF" w:rsidRDefault="009571AF">
      <w:pPr>
        <w:spacing w:line="480" w:lineRule="auto"/>
        <w:rPr>
          <w:rFonts w:cs="Times New Roman"/>
          <w:color w:val="000000"/>
        </w:rPr>
      </w:pPr>
      <w:r>
        <w:rPr>
          <w:noProof/>
          <w:lang w:eastAsia="en-US" w:bidi="ar-SA"/>
        </w:rPr>
        <w:drawing>
          <wp:inline distT="0" distB="0" distL="0" distR="0" wp14:anchorId="2D5F3156" wp14:editId="37F487E9">
            <wp:extent cx="2219325" cy="1708144"/>
            <wp:effectExtent l="0" t="0" r="0" b="6985"/>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21">
                      <a:extLst>
                        <a:ext uri="{28A0092B-C50C-407E-A947-70E740481C1C}">
                          <a14:useLocalDpi xmlns:a14="http://schemas.microsoft.com/office/drawing/2010/main" val="0"/>
                        </a:ext>
                      </a:extLst>
                    </a:blip>
                    <a:srcRect l="15782" t="7661" r="15782" b="15704"/>
                    <a:stretch>
                      <a:fillRect/>
                    </a:stretch>
                  </pic:blipFill>
                  <pic:spPr bwMode="auto">
                    <a:xfrm>
                      <a:off x="0" y="0"/>
                      <a:ext cx="2222169" cy="1710333"/>
                    </a:xfrm>
                    <a:prstGeom prst="rect">
                      <a:avLst/>
                    </a:prstGeom>
                    <a:noFill/>
                    <a:ln>
                      <a:noFill/>
                    </a:ln>
                    <a:effectLst/>
                    <a:extLst/>
                  </pic:spPr>
                </pic:pic>
              </a:graphicData>
            </a:graphic>
          </wp:inline>
        </w:drawing>
      </w:r>
    </w:p>
    <w:p w14:paraId="29DBBDDC" w14:textId="77777777" w:rsidR="009571AF" w:rsidRDefault="009571AF">
      <w:pPr>
        <w:spacing w:line="480" w:lineRule="auto"/>
        <w:rPr>
          <w:rFonts w:cs="Times New Roman"/>
          <w:color w:val="000000"/>
        </w:rPr>
      </w:pPr>
      <w:r>
        <w:rPr>
          <w:rFonts w:cs="Times New Roman"/>
          <w:color w:val="000000"/>
        </w:rPr>
        <w:t>Figure 3.6</w:t>
      </w:r>
    </w:p>
    <w:p w14:paraId="6E0F646E"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5</w:t>
      </w:r>
    </w:p>
    <w:p w14:paraId="5F8CC30D" w14:textId="77777777" w:rsidR="009571AF" w:rsidRDefault="009571AF">
      <w:pPr>
        <w:spacing w:line="480" w:lineRule="auto"/>
        <w:rPr>
          <w:rFonts w:cs="Times New Roman"/>
          <w:color w:val="000000"/>
        </w:rPr>
      </w:pPr>
      <w:r>
        <w:rPr>
          <w:noProof/>
          <w:lang w:eastAsia="en-US" w:bidi="ar-SA"/>
        </w:rPr>
        <w:drawing>
          <wp:inline distT="0" distB="0" distL="0" distR="0" wp14:anchorId="3B0EBD0D" wp14:editId="3F777989">
            <wp:extent cx="2305050" cy="1574051"/>
            <wp:effectExtent l="0" t="0" r="0" b="7620"/>
            <wp:docPr id="4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8135" cy="1576158"/>
                    </a:xfrm>
                    <a:prstGeom prst="rect">
                      <a:avLst/>
                    </a:prstGeom>
                    <a:noFill/>
                    <a:ln>
                      <a:noFill/>
                    </a:ln>
                    <a:effectLst/>
                    <a:extLst/>
                  </pic:spPr>
                </pic:pic>
              </a:graphicData>
            </a:graphic>
          </wp:inline>
        </w:drawing>
      </w:r>
    </w:p>
    <w:p w14:paraId="3623A390" w14:textId="77777777" w:rsidR="000765A1" w:rsidRDefault="000765A1">
      <w:pPr>
        <w:spacing w:line="480" w:lineRule="auto"/>
        <w:rPr>
          <w:rFonts w:cs="Times New Roman"/>
          <w:color w:val="000000"/>
        </w:rPr>
      </w:pPr>
    </w:p>
    <w:p w14:paraId="10469CFD" w14:textId="77777777" w:rsidR="00FC562E" w:rsidRDefault="00FC562E">
      <w:pPr>
        <w:spacing w:line="480" w:lineRule="auto"/>
        <w:rPr>
          <w:rFonts w:cs="Times New Roman"/>
          <w:color w:val="000000"/>
        </w:rPr>
      </w:pPr>
    </w:p>
    <w:p w14:paraId="000148F1" w14:textId="77777777" w:rsidR="00FC562E" w:rsidRDefault="00FC562E">
      <w:pPr>
        <w:spacing w:line="480" w:lineRule="auto"/>
        <w:rPr>
          <w:rFonts w:cs="Times New Roman"/>
          <w:color w:val="000000"/>
        </w:rPr>
      </w:pPr>
    </w:p>
    <w:p w14:paraId="4C57ED6A" w14:textId="77777777" w:rsidR="009571AF" w:rsidRDefault="009571AF">
      <w:pPr>
        <w:spacing w:line="480" w:lineRule="auto"/>
        <w:rPr>
          <w:rFonts w:cs="Times New Roman"/>
          <w:color w:val="000000"/>
        </w:rPr>
      </w:pPr>
      <w:r>
        <w:rPr>
          <w:rFonts w:cs="Times New Roman"/>
          <w:color w:val="000000"/>
        </w:rPr>
        <w:lastRenderedPageBreak/>
        <w:t>Figure 3.7</w:t>
      </w:r>
    </w:p>
    <w:p w14:paraId="643BC743"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6</w:t>
      </w:r>
    </w:p>
    <w:p w14:paraId="64582F2D" w14:textId="77777777" w:rsidR="009571AF" w:rsidRPr="009571AF" w:rsidRDefault="009571AF">
      <w:pPr>
        <w:spacing w:line="480" w:lineRule="auto"/>
        <w:rPr>
          <w:rFonts w:cs="Times New Roman"/>
          <w:color w:val="000000"/>
        </w:rPr>
      </w:pPr>
      <w:r>
        <w:rPr>
          <w:noProof/>
          <w:lang w:eastAsia="en-US" w:bidi="ar-SA"/>
        </w:rPr>
        <w:drawing>
          <wp:inline distT="0" distB="0" distL="0" distR="0" wp14:anchorId="657E4021" wp14:editId="376F1724">
            <wp:extent cx="2305050" cy="1773524"/>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3">
                      <a:extLst>
                        <a:ext uri="{28A0092B-C50C-407E-A947-70E740481C1C}">
                          <a14:useLocalDpi xmlns:a14="http://schemas.microsoft.com/office/drawing/2010/main" val="0"/>
                        </a:ext>
                      </a:extLst>
                    </a:blip>
                    <a:srcRect l="15782" t="8052" r="15782" b="15314"/>
                    <a:stretch>
                      <a:fillRect/>
                    </a:stretch>
                  </pic:blipFill>
                  <pic:spPr bwMode="auto">
                    <a:xfrm>
                      <a:off x="0" y="0"/>
                      <a:ext cx="2305050" cy="1773524"/>
                    </a:xfrm>
                    <a:prstGeom prst="rect">
                      <a:avLst/>
                    </a:prstGeom>
                    <a:noFill/>
                    <a:ln>
                      <a:noFill/>
                    </a:ln>
                    <a:effectLst/>
                    <a:extLst/>
                  </pic:spPr>
                </pic:pic>
              </a:graphicData>
            </a:graphic>
          </wp:inline>
        </w:drawing>
      </w:r>
    </w:p>
    <w:p w14:paraId="2616C962" w14:textId="77777777" w:rsidR="00A36362" w:rsidRPr="00F04CA2" w:rsidRDefault="00A36362">
      <w:pPr>
        <w:rPr>
          <w:rFonts w:cs="Times New Roman"/>
        </w:rPr>
        <w:sectPr w:rsidR="00A36362" w:rsidRPr="00F04CA2">
          <w:footerReference w:type="default" r:id="rId24"/>
          <w:pgSz w:w="12240" w:h="15840"/>
          <w:pgMar w:top="1800" w:right="1800" w:bottom="1800" w:left="2160" w:header="720" w:footer="720" w:gutter="0"/>
          <w:cols w:space="720"/>
          <w:docGrid w:linePitch="360"/>
        </w:sectPr>
      </w:pPr>
    </w:p>
    <w:p w14:paraId="53388DFD" w14:textId="77777777" w:rsidR="00A36362" w:rsidRPr="0040237C" w:rsidRDefault="00A36362">
      <w:pPr>
        <w:spacing w:line="480" w:lineRule="auto"/>
        <w:jc w:val="center"/>
        <w:rPr>
          <w:rFonts w:cs="Times New Roman"/>
          <w:color w:val="000000"/>
        </w:rPr>
      </w:pPr>
    </w:p>
    <w:p w14:paraId="3BAC1780" w14:textId="77777777" w:rsidR="00A36362" w:rsidRPr="0040237C" w:rsidRDefault="00A36362">
      <w:pPr>
        <w:spacing w:line="480" w:lineRule="auto"/>
        <w:jc w:val="center"/>
        <w:rPr>
          <w:rFonts w:cs="Times New Roman"/>
          <w:color w:val="000000"/>
        </w:rPr>
      </w:pPr>
      <w:r w:rsidRPr="0040237C">
        <w:rPr>
          <w:rFonts w:cs="Times New Roman"/>
          <w:color w:val="000000"/>
        </w:rPr>
        <w:t>Chapter 4</w:t>
      </w:r>
    </w:p>
    <w:p w14:paraId="540E5540" w14:textId="77777777" w:rsidR="00A36362" w:rsidRPr="0040237C" w:rsidRDefault="00A36362">
      <w:pPr>
        <w:spacing w:line="480" w:lineRule="auto"/>
        <w:jc w:val="center"/>
        <w:rPr>
          <w:rFonts w:cs="Times New Roman"/>
          <w:color w:val="000000"/>
        </w:rPr>
      </w:pPr>
      <w:r w:rsidRPr="0040237C">
        <w:rPr>
          <w:rFonts w:cs="Times New Roman"/>
          <w:color w:val="000000"/>
        </w:rPr>
        <w:t>Natural Language Processing</w:t>
      </w:r>
    </w:p>
    <w:p w14:paraId="44E96A97" w14:textId="77777777" w:rsidR="00A36362" w:rsidRPr="0040237C" w:rsidRDefault="00A36362">
      <w:pPr>
        <w:spacing w:line="480" w:lineRule="auto"/>
        <w:jc w:val="center"/>
        <w:rPr>
          <w:rFonts w:cs="Times New Roman"/>
          <w:color w:val="000000"/>
        </w:rPr>
      </w:pPr>
    </w:p>
    <w:p w14:paraId="49AB03BD" w14:textId="77777777" w:rsidR="00A36362" w:rsidRPr="0040237C" w:rsidRDefault="00A36362">
      <w:pPr>
        <w:spacing w:line="480" w:lineRule="auto"/>
        <w:rPr>
          <w:rFonts w:cs="Times New Roman"/>
          <w:color w:val="000000"/>
        </w:rPr>
      </w:pPr>
      <w:r w:rsidRPr="0040237C">
        <w:rPr>
          <w:rFonts w:cs="Times New Roman"/>
          <w:color w:val="000000"/>
        </w:rPr>
        <w:tab/>
        <w:t>“Go to the red ball.” This is a simple English sentence that can probably be understood by any two year old</w:t>
      </w:r>
      <w:r w:rsidR="000621E1">
        <w:rPr>
          <w:rFonts w:cs="Times New Roman"/>
          <w:color w:val="000000"/>
        </w:rPr>
        <w:t xml:space="preserve"> child</w:t>
      </w:r>
      <w:r w:rsidRPr="0040237C">
        <w:rPr>
          <w:rFonts w:cs="Times New Roman"/>
          <w:color w:val="000000"/>
        </w:rPr>
        <w:t>, but when it is stored digitall</w:t>
      </w:r>
      <w:r w:rsidR="000621E1">
        <w:rPr>
          <w:rFonts w:cs="Times New Roman"/>
          <w:color w:val="000000"/>
        </w:rPr>
        <w:t>y on a computer it appears to the</w:t>
      </w:r>
      <w:r w:rsidRPr="0040237C">
        <w:rPr>
          <w:rFonts w:cs="Times New Roman"/>
          <w:color w:val="000000"/>
        </w:rPr>
        <w:t xml:space="preserve"> software to be a collection of seemingly random bits. In order for humans to properly communicate with robots it is necessary to create software that is able to not only read the sentence those bits represent</w:t>
      </w:r>
      <w:r w:rsidR="00D465B2">
        <w:rPr>
          <w:rFonts w:cs="Times New Roman"/>
          <w:color w:val="000000"/>
        </w:rPr>
        <w:t>,</w:t>
      </w:r>
      <w:r w:rsidRPr="0040237C">
        <w:rPr>
          <w:rFonts w:cs="Times New Roman"/>
          <w:color w:val="000000"/>
        </w:rPr>
        <w:t xml:space="preserve"> but</w:t>
      </w:r>
      <w:r w:rsidR="00D465B2">
        <w:rPr>
          <w:rFonts w:cs="Times New Roman"/>
          <w:color w:val="000000"/>
        </w:rPr>
        <w:t xml:space="preserve"> also</w:t>
      </w:r>
      <w:r w:rsidRPr="0040237C">
        <w:rPr>
          <w:rFonts w:cs="Times New Roman"/>
          <w:color w:val="000000"/>
        </w:rPr>
        <w:t xml:space="preserve"> to discern the meaning the user is conveying with the sentence. </w:t>
      </w:r>
    </w:p>
    <w:p w14:paraId="40BB3E2E" w14:textId="77777777" w:rsidR="00A36362" w:rsidRPr="0040237C" w:rsidRDefault="00A36362">
      <w:pPr>
        <w:spacing w:line="480" w:lineRule="auto"/>
        <w:rPr>
          <w:rFonts w:cs="Times New Roman"/>
          <w:i/>
          <w:iCs/>
          <w:color w:val="000000"/>
        </w:rPr>
      </w:pPr>
      <w:r w:rsidRPr="0040237C">
        <w:rPr>
          <w:rFonts w:cs="Times New Roman"/>
          <w:i/>
          <w:iCs/>
          <w:color w:val="000000"/>
        </w:rPr>
        <w:t>Interpret Language</w:t>
      </w:r>
    </w:p>
    <w:p w14:paraId="6A4D405A" w14:textId="77777777" w:rsidR="00A36362" w:rsidRPr="0040237C" w:rsidRDefault="00A36362">
      <w:pPr>
        <w:spacing w:line="480" w:lineRule="auto"/>
        <w:rPr>
          <w:rFonts w:cs="Times New Roman"/>
          <w:color w:val="000000"/>
        </w:rPr>
      </w:pPr>
      <w:r w:rsidRPr="0040237C">
        <w:rPr>
          <w:rFonts w:cs="Times New Roman"/>
          <w:color w:val="000000"/>
        </w:rPr>
        <w:tab/>
      </w:r>
      <w:commentRangeStart w:id="7"/>
      <w:r w:rsidRPr="0040237C">
        <w:rPr>
          <w:rFonts w:cs="Times New Roman"/>
          <w:color w:val="000000"/>
        </w:rPr>
        <w:t>In order to determine the meaning behind a sentence, the meaning behind each word in that sentence must be ascertained</w:t>
      </w:r>
      <w:commentRangeEnd w:id="7"/>
      <w:r w:rsidR="00AC0CD5">
        <w:rPr>
          <w:rStyle w:val="CommentReference"/>
          <w:rFonts w:cs="Mangal"/>
        </w:rPr>
        <w:commentReference w:id="7"/>
      </w:r>
      <w:r w:rsidRPr="0040237C">
        <w:rPr>
          <w:rFonts w:cs="Times New Roman"/>
          <w:color w:val="000000"/>
        </w:rPr>
        <w:t>. This could be done by creating sets of rules for each word in a sentence that define</w:t>
      </w:r>
      <w:r w:rsidR="00E8021A">
        <w:rPr>
          <w:rFonts w:cs="Times New Roman"/>
          <w:color w:val="000000"/>
        </w:rPr>
        <w:t>s</w:t>
      </w:r>
      <w:r w:rsidRPr="0040237C">
        <w:rPr>
          <w:rFonts w:cs="Times New Roman"/>
          <w:color w:val="000000"/>
        </w:rPr>
        <w:t xml:space="preserve"> actions or </w:t>
      </w:r>
      <w:r w:rsidR="00E8021A" w:rsidRPr="0040237C">
        <w:rPr>
          <w:rFonts w:cs="Times New Roman"/>
          <w:color w:val="000000"/>
        </w:rPr>
        <w:t>modif</w:t>
      </w:r>
      <w:r w:rsidR="00E8021A">
        <w:rPr>
          <w:rFonts w:cs="Times New Roman"/>
          <w:color w:val="000000"/>
        </w:rPr>
        <w:t>ies</w:t>
      </w:r>
      <w:r w:rsidR="00E8021A" w:rsidRPr="0040237C">
        <w:rPr>
          <w:rFonts w:cs="Times New Roman"/>
          <w:color w:val="000000"/>
        </w:rPr>
        <w:t xml:space="preserve"> </w:t>
      </w:r>
      <w:r w:rsidRPr="0040237C">
        <w:rPr>
          <w:rFonts w:cs="Times New Roman"/>
          <w:color w:val="000000"/>
        </w:rPr>
        <w:t xml:space="preserve">those actions. The English language however contains an immense number of different words. There are enough that it wouldn't be feasible to create a rule for each word. </w:t>
      </w:r>
      <w:commentRangeStart w:id="8"/>
      <w:r w:rsidRPr="0040237C">
        <w:rPr>
          <w:rFonts w:cs="Times New Roman"/>
          <w:color w:val="000000"/>
        </w:rPr>
        <w:t>This l</w:t>
      </w:r>
      <w:r w:rsidR="000621E1">
        <w:rPr>
          <w:rFonts w:cs="Times New Roman"/>
          <w:color w:val="000000"/>
        </w:rPr>
        <w:t>arge problem space can be reduced</w:t>
      </w:r>
      <w:r w:rsidRPr="0040237C">
        <w:rPr>
          <w:rFonts w:cs="Times New Roman"/>
          <w:color w:val="000000"/>
        </w:rPr>
        <w:t xml:space="preserve"> by using the fact that many words actually r</w:t>
      </w:r>
      <w:r w:rsidR="000621E1">
        <w:rPr>
          <w:rFonts w:cs="Times New Roman"/>
          <w:color w:val="000000"/>
        </w:rPr>
        <w:t>epresent the same idea and some</w:t>
      </w:r>
      <w:r w:rsidRPr="0040237C">
        <w:rPr>
          <w:rFonts w:cs="Times New Roman"/>
          <w:color w:val="000000"/>
        </w:rPr>
        <w:t xml:space="preserve"> words just represent different tenses of other words. This lea</w:t>
      </w:r>
      <w:r w:rsidR="000621E1">
        <w:rPr>
          <w:rFonts w:cs="Times New Roman"/>
          <w:color w:val="000000"/>
        </w:rPr>
        <w:t>ds to the possibility of</w:t>
      </w:r>
      <w:r w:rsidRPr="0040237C">
        <w:rPr>
          <w:rFonts w:cs="Times New Roman"/>
          <w:color w:val="000000"/>
        </w:rPr>
        <w:t xml:space="preserve"> mapping many different words to one central concept or idea. This </w:t>
      </w:r>
      <w:r w:rsidR="000621E1">
        <w:rPr>
          <w:rFonts w:cs="Times New Roman"/>
          <w:color w:val="000000"/>
        </w:rPr>
        <w:t>process is widely referred to</w:t>
      </w:r>
      <w:r w:rsidRPr="0040237C">
        <w:rPr>
          <w:rFonts w:cs="Times New Roman"/>
          <w:color w:val="000000"/>
        </w:rPr>
        <w:t xml:space="preserve"> as conceptual parsing. This allows rules to be written for a much smaller and mo</w:t>
      </w:r>
      <w:r w:rsidR="000621E1">
        <w:rPr>
          <w:rFonts w:cs="Times New Roman"/>
          <w:color w:val="000000"/>
        </w:rPr>
        <w:t>re feasible set of concepts and</w:t>
      </w:r>
      <w:r w:rsidRPr="0040237C">
        <w:rPr>
          <w:rFonts w:cs="Times New Roman"/>
          <w:color w:val="000000"/>
        </w:rPr>
        <w:t xml:space="preserve"> many different words can be mapped to</w:t>
      </w:r>
      <w:r w:rsidR="000621E1">
        <w:rPr>
          <w:rFonts w:cs="Times New Roman"/>
          <w:color w:val="000000"/>
        </w:rPr>
        <w:t xml:space="preserve"> them</w:t>
      </w:r>
      <w:r w:rsidRPr="0040237C">
        <w:rPr>
          <w:rFonts w:cs="Times New Roman"/>
          <w:color w:val="000000"/>
        </w:rPr>
        <w:t xml:space="preserve"> when a sentence is parsed.</w:t>
      </w:r>
      <w:commentRangeEnd w:id="8"/>
      <w:r w:rsidR="00AC0CD5">
        <w:rPr>
          <w:rStyle w:val="CommentReference"/>
          <w:rFonts w:cs="Mangal"/>
        </w:rPr>
        <w:commentReference w:id="8"/>
      </w:r>
    </w:p>
    <w:p w14:paraId="30AAAE23"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Conceptual Parsing</w:t>
      </w:r>
    </w:p>
    <w:p w14:paraId="1EE74EB5" w14:textId="77777777" w:rsidR="003D358E" w:rsidRDefault="00A36362">
      <w:pPr>
        <w:spacing w:line="480" w:lineRule="auto"/>
        <w:rPr>
          <w:rFonts w:cs="Times New Roman"/>
          <w:color w:val="000000"/>
        </w:rPr>
      </w:pPr>
      <w:r w:rsidRPr="0040237C">
        <w:rPr>
          <w:rFonts w:cs="Times New Roman"/>
          <w:color w:val="000000"/>
        </w:rPr>
        <w:tab/>
        <w:t>In creating a conceptual parser the researcher first constructed a small collection of conce</w:t>
      </w:r>
      <w:r w:rsidR="00D465B2">
        <w:rPr>
          <w:rFonts w:cs="Times New Roman"/>
          <w:color w:val="000000"/>
        </w:rPr>
        <w:t xml:space="preserve">pts that words would </w:t>
      </w:r>
      <w:r w:rsidRPr="0040237C">
        <w:rPr>
          <w:rFonts w:cs="Times New Roman"/>
          <w:color w:val="000000"/>
        </w:rPr>
        <w:t xml:space="preserve">map to. It became evident that </w:t>
      </w:r>
      <w:r w:rsidR="003D358E">
        <w:rPr>
          <w:rFonts w:cs="Times New Roman"/>
          <w:color w:val="000000"/>
        </w:rPr>
        <w:t>more than a simple list of concepts was required</w:t>
      </w:r>
      <w:r w:rsidRPr="0040237C">
        <w:rPr>
          <w:rFonts w:cs="Times New Roman"/>
          <w:color w:val="000000"/>
        </w:rPr>
        <w:t>. For example</w:t>
      </w:r>
      <w:r w:rsidR="003D358E">
        <w:rPr>
          <w:rFonts w:cs="Times New Roman"/>
          <w:color w:val="000000"/>
        </w:rPr>
        <w:t>,</w:t>
      </w:r>
      <w:r w:rsidRPr="0040237C">
        <w:rPr>
          <w:rFonts w:cs="Times New Roman"/>
          <w:color w:val="000000"/>
        </w:rPr>
        <w:t xml:space="preserve"> the idea of </w:t>
      </w:r>
      <w:r w:rsidRPr="0040237C">
        <w:rPr>
          <w:rFonts w:cs="Times New Roman"/>
          <w:i/>
          <w:iCs/>
          <w:color w:val="000000"/>
        </w:rPr>
        <w:t>movement</w:t>
      </w:r>
      <w:r w:rsidRPr="0040237C">
        <w:rPr>
          <w:rFonts w:cs="Times New Roman"/>
          <w:color w:val="000000"/>
        </w:rPr>
        <w:t xml:space="preserve"> can refer to many different things. </w:t>
      </w:r>
      <w:r w:rsidR="003D358E">
        <w:rPr>
          <w:rFonts w:cs="Times New Roman"/>
          <w:color w:val="000000"/>
        </w:rPr>
        <w:t xml:space="preserve">For a robot, </w:t>
      </w:r>
      <w:r w:rsidR="003D358E">
        <w:rPr>
          <w:rFonts w:cs="Times New Roman"/>
          <w:i/>
          <w:iCs/>
          <w:color w:val="000000"/>
        </w:rPr>
        <w:t>m</w:t>
      </w:r>
      <w:r w:rsidRPr="0040237C">
        <w:rPr>
          <w:rFonts w:cs="Times New Roman"/>
          <w:i/>
          <w:iCs/>
          <w:color w:val="000000"/>
        </w:rPr>
        <w:t>ovement</w:t>
      </w:r>
      <w:r w:rsidRPr="0040237C">
        <w:rPr>
          <w:rFonts w:cs="Times New Roman"/>
          <w:color w:val="000000"/>
        </w:rPr>
        <w:t xml:space="preserve"> can refer to moving an actuator arm or traveling from one location to anothe</w:t>
      </w:r>
      <w:r w:rsidR="003D358E">
        <w:rPr>
          <w:rFonts w:cs="Times New Roman"/>
          <w:color w:val="000000"/>
        </w:rPr>
        <w:t>r. The best way to represent such interrelated</w:t>
      </w:r>
      <w:r w:rsidRPr="0040237C">
        <w:rPr>
          <w:rFonts w:cs="Times New Roman"/>
          <w:color w:val="000000"/>
        </w:rPr>
        <w:t xml:space="preserve"> concepts was to construct a tree.</w:t>
      </w:r>
      <w:r w:rsidR="00D8575D">
        <w:rPr>
          <w:rFonts w:cs="Times New Roman"/>
          <w:color w:val="000000"/>
        </w:rPr>
        <w:t xml:space="preserve"> (</w:t>
      </w:r>
      <w:proofErr w:type="spellStart"/>
      <w:r w:rsidR="00D8575D">
        <w:rPr>
          <w:rFonts w:cs="Times New Roman"/>
        </w:rPr>
        <w:t>Gurevych</w:t>
      </w:r>
      <w:proofErr w:type="spellEnd"/>
      <w:r w:rsidR="00D8575D">
        <w:rPr>
          <w:rFonts w:cs="Times New Roman"/>
        </w:rPr>
        <w:t xml:space="preserve">, </w:t>
      </w:r>
      <w:proofErr w:type="spellStart"/>
      <w:r w:rsidR="00D8575D">
        <w:rPr>
          <w:rFonts w:cs="Times New Roman"/>
        </w:rPr>
        <w:t>Malaka</w:t>
      </w:r>
      <w:proofErr w:type="spellEnd"/>
      <w:r w:rsidR="00D8575D">
        <w:rPr>
          <w:rFonts w:cs="Times New Roman"/>
        </w:rPr>
        <w:t xml:space="preserve">, </w:t>
      </w:r>
      <w:proofErr w:type="spellStart"/>
      <w:r w:rsidR="00D8575D">
        <w:rPr>
          <w:rFonts w:cs="Times New Roman"/>
        </w:rPr>
        <w:t>Porzel</w:t>
      </w:r>
      <w:proofErr w:type="spellEnd"/>
      <w:r w:rsidR="00D8575D">
        <w:rPr>
          <w:rFonts w:cs="Times New Roman"/>
        </w:rPr>
        <w:t xml:space="preserve"> &amp; Zorn, 2003)</w:t>
      </w:r>
      <w:r w:rsidRPr="0040237C">
        <w:rPr>
          <w:rFonts w:cs="Times New Roman"/>
          <w:color w:val="000000"/>
        </w:rPr>
        <w:t xml:space="preserve"> The farther down the br</w:t>
      </w:r>
      <w:r w:rsidR="00D465B2">
        <w:rPr>
          <w:rFonts w:cs="Times New Roman"/>
          <w:color w:val="000000"/>
        </w:rPr>
        <w:t>anches of the tree one travels,</w:t>
      </w:r>
      <w:r w:rsidRPr="0040237C">
        <w:rPr>
          <w:rFonts w:cs="Times New Roman"/>
          <w:color w:val="000000"/>
        </w:rPr>
        <w:t xml:space="preserve"> the more concrete the concepts become</w:t>
      </w:r>
      <w:r w:rsidR="00D465B2">
        <w:rPr>
          <w:rFonts w:cs="Times New Roman"/>
          <w:color w:val="000000"/>
        </w:rPr>
        <w:t>,</w:t>
      </w:r>
      <w:r w:rsidRPr="0040237C">
        <w:rPr>
          <w:rFonts w:cs="Times New Roman"/>
          <w:color w:val="000000"/>
        </w:rPr>
        <w:t xml:space="preserve"> until the concept is as concrete as can be defined f</w:t>
      </w:r>
      <w:r w:rsidR="003D358E">
        <w:rPr>
          <w:rFonts w:cs="Times New Roman"/>
          <w:color w:val="000000"/>
        </w:rPr>
        <w:t>or the purpose</w:t>
      </w:r>
      <w:r w:rsidRPr="0040237C">
        <w:rPr>
          <w:rFonts w:cs="Times New Roman"/>
          <w:color w:val="000000"/>
        </w:rPr>
        <w:t xml:space="preserve"> of this system. </w:t>
      </w:r>
    </w:p>
    <w:p w14:paraId="2AC32F00" w14:textId="77777777" w:rsidR="00D465B2" w:rsidRDefault="00D465B2" w:rsidP="003D358E">
      <w:pPr>
        <w:spacing w:line="480" w:lineRule="auto"/>
        <w:ind w:firstLine="709"/>
        <w:rPr>
          <w:rFonts w:cs="Times New Roman"/>
          <w:color w:val="000000"/>
        </w:rPr>
      </w:pPr>
      <w:r>
        <w:rPr>
          <w:rFonts w:cs="Times New Roman"/>
          <w:color w:val="000000"/>
        </w:rPr>
        <w:t>Having s</w:t>
      </w:r>
      <w:r w:rsidR="003D358E">
        <w:rPr>
          <w:rFonts w:cs="Times New Roman"/>
          <w:color w:val="000000"/>
        </w:rPr>
        <w:t>uch a tree of</w:t>
      </w:r>
      <w:r w:rsidR="00A36362" w:rsidRPr="0040237C">
        <w:rPr>
          <w:rFonts w:cs="Times New Roman"/>
          <w:color w:val="000000"/>
        </w:rPr>
        <w:t xml:space="preserve"> concepts </w:t>
      </w:r>
      <w:r>
        <w:rPr>
          <w:rFonts w:cs="Times New Roman"/>
          <w:color w:val="000000"/>
        </w:rPr>
        <w:t>is not sufficient for understanding</w:t>
      </w:r>
      <w:r w:rsidR="00A36362" w:rsidRPr="0040237C">
        <w:rPr>
          <w:rFonts w:cs="Times New Roman"/>
          <w:color w:val="000000"/>
        </w:rPr>
        <w:t xml:space="preserve">. There still needs to be a way for the robot to map </w:t>
      </w:r>
      <w:r w:rsidR="003D358E">
        <w:rPr>
          <w:rFonts w:cs="Times New Roman"/>
          <w:color w:val="000000"/>
        </w:rPr>
        <w:t>words to these concepts. This could be</w:t>
      </w:r>
      <w:r w:rsidR="00A36362" w:rsidRPr="0040237C">
        <w:rPr>
          <w:rFonts w:cs="Times New Roman"/>
          <w:color w:val="000000"/>
        </w:rPr>
        <w:t xml:space="preserve"> done</w:t>
      </w:r>
      <w:r w:rsidR="003D358E">
        <w:rPr>
          <w:rFonts w:cs="Times New Roman"/>
          <w:color w:val="000000"/>
        </w:rPr>
        <w:t xml:space="preserve"> through the use of a hash map where each word would point</w:t>
      </w:r>
      <w:r w:rsidR="00A36362" w:rsidRPr="0040237C">
        <w:rPr>
          <w:rFonts w:cs="Times New Roman"/>
          <w:color w:val="000000"/>
        </w:rPr>
        <w:t xml:space="preserve"> to a leaf on the tree that contains the con</w:t>
      </w:r>
      <w:r w:rsidR="003D358E">
        <w:rPr>
          <w:rFonts w:cs="Times New Roman"/>
          <w:color w:val="000000"/>
        </w:rPr>
        <w:t>cept the word is referring to. However, t</w:t>
      </w:r>
      <w:r>
        <w:rPr>
          <w:rFonts w:cs="Times New Roman"/>
          <w:color w:val="000000"/>
        </w:rPr>
        <w:t xml:space="preserve">hat would only work if each word pointed to exactly one concept. As </w:t>
      </w:r>
      <w:r w:rsidR="00A36362" w:rsidRPr="0040237C">
        <w:rPr>
          <w:rFonts w:cs="Times New Roman"/>
          <w:color w:val="000000"/>
        </w:rPr>
        <w:t xml:space="preserve">stated above this is not the case. </w:t>
      </w:r>
      <w:commentRangeStart w:id="9"/>
      <w:r w:rsidR="00A36362" w:rsidRPr="0040237C">
        <w:rPr>
          <w:rFonts w:cs="Times New Roman"/>
          <w:color w:val="000000"/>
        </w:rPr>
        <w:t>Each word can represent many different concepts</w:t>
      </w:r>
      <w:commentRangeEnd w:id="9"/>
      <w:r w:rsidR="00AC0CD5">
        <w:rPr>
          <w:rStyle w:val="CommentReference"/>
          <w:rFonts w:cs="Mangal"/>
        </w:rPr>
        <w:commentReference w:id="9"/>
      </w:r>
      <w:r w:rsidR="00A36362" w:rsidRPr="0040237C">
        <w:rPr>
          <w:rFonts w:cs="Times New Roman"/>
          <w:color w:val="000000"/>
        </w:rPr>
        <w:t xml:space="preserve">. </w:t>
      </w:r>
      <w:r w:rsidR="00D8575D">
        <w:rPr>
          <w:rFonts w:cs="Times New Roman"/>
          <w:color w:val="000000"/>
        </w:rPr>
        <w:t>(</w:t>
      </w:r>
      <w:proofErr w:type="spellStart"/>
      <w:r w:rsidR="00D8575D">
        <w:rPr>
          <w:rFonts w:cs="Times New Roman"/>
        </w:rPr>
        <w:t>Roos</w:t>
      </w:r>
      <w:proofErr w:type="spellEnd"/>
      <w:r w:rsidR="00D8575D">
        <w:rPr>
          <w:rFonts w:cs="Times New Roman"/>
        </w:rPr>
        <w:t xml:space="preserve">, Vogt &amp; </w:t>
      </w:r>
      <w:proofErr w:type="spellStart"/>
      <w:r w:rsidR="00D8575D">
        <w:rPr>
          <w:rFonts w:cs="Times New Roman"/>
        </w:rPr>
        <w:t>Wiesman</w:t>
      </w:r>
      <w:proofErr w:type="spellEnd"/>
      <w:r w:rsidR="00D8575D">
        <w:rPr>
          <w:rFonts w:cs="Times New Roman"/>
        </w:rPr>
        <w:t xml:space="preserve">, 2002) </w:t>
      </w:r>
      <w:r w:rsidR="00A36362" w:rsidRPr="0040237C">
        <w:rPr>
          <w:rFonts w:cs="Times New Roman"/>
          <w:color w:val="000000"/>
        </w:rPr>
        <w:t xml:space="preserve">In order to accommodate this fact it is necessary to create a list of concepts that each word points to in the hash </w:t>
      </w:r>
      <w:r>
        <w:rPr>
          <w:rFonts w:cs="Times New Roman"/>
          <w:color w:val="000000"/>
        </w:rPr>
        <w:t>map. This leads to the central</w:t>
      </w:r>
      <w:r w:rsidR="00A36362" w:rsidRPr="0040237C">
        <w:rPr>
          <w:rFonts w:cs="Times New Roman"/>
          <w:color w:val="000000"/>
        </w:rPr>
        <w:t xml:space="preserve"> issue relating to conceptual parsing. How can the desired concept referred to by the use of a </w:t>
      </w:r>
      <w:r>
        <w:rPr>
          <w:rFonts w:cs="Times New Roman"/>
          <w:color w:val="000000"/>
        </w:rPr>
        <w:t>word in a sentence be discerned?</w:t>
      </w:r>
      <w:r w:rsidR="00A36362" w:rsidRPr="0040237C">
        <w:rPr>
          <w:rFonts w:cs="Times New Roman"/>
          <w:color w:val="000000"/>
        </w:rPr>
        <w:t xml:space="preserve"> This is accomplished by pointing each concept leaf to the leaves of other concepts that </w:t>
      </w:r>
      <w:r w:rsidR="00936EE6">
        <w:rPr>
          <w:rFonts w:cs="Times New Roman"/>
          <w:color w:val="000000"/>
        </w:rPr>
        <w:t>are required for conceptual completeness</w:t>
      </w:r>
      <w:r w:rsidR="00A36362" w:rsidRPr="0040237C">
        <w:rPr>
          <w:rFonts w:cs="Times New Roman"/>
          <w:color w:val="000000"/>
        </w:rPr>
        <w:t>. Each concept contains a collection of one or more</w:t>
      </w:r>
      <w:r w:rsidR="00A7387D">
        <w:rPr>
          <w:rFonts w:cs="Times New Roman"/>
          <w:color w:val="000000"/>
        </w:rPr>
        <w:t xml:space="preserve"> such</w:t>
      </w:r>
      <w:r w:rsidR="00A36362" w:rsidRPr="0040237C">
        <w:rPr>
          <w:rFonts w:cs="Times New Roman"/>
          <w:color w:val="000000"/>
        </w:rPr>
        <w:t xml:space="preserve"> lists. Each one of these lists represents a collection of other </w:t>
      </w:r>
      <w:r w:rsidR="00A36362" w:rsidRPr="0040237C">
        <w:rPr>
          <w:rFonts w:cs="Times New Roman"/>
          <w:color w:val="000000"/>
        </w:rPr>
        <w:lastRenderedPageBreak/>
        <w:t>concep</w:t>
      </w:r>
      <w:r>
        <w:rPr>
          <w:rFonts w:cs="Times New Roman"/>
          <w:color w:val="000000"/>
        </w:rPr>
        <w:t>ts that must also be present</w:t>
      </w:r>
      <w:r w:rsidR="00A36362" w:rsidRPr="0040237C">
        <w:rPr>
          <w:rFonts w:cs="Times New Roman"/>
          <w:color w:val="000000"/>
        </w:rPr>
        <w:t xml:space="preserve"> in the sentence in ord</w:t>
      </w:r>
      <w:r>
        <w:rPr>
          <w:rFonts w:cs="Times New Roman"/>
          <w:color w:val="000000"/>
        </w:rPr>
        <w:t>er for the concept to be valid.</w:t>
      </w:r>
      <w:r w:rsidR="00BF1300">
        <w:rPr>
          <w:rFonts w:cs="Times New Roman"/>
          <w:color w:val="000000"/>
        </w:rPr>
        <w:t xml:space="preserve"> (</w:t>
      </w:r>
      <w:r w:rsidR="00BF1300">
        <w:rPr>
          <w:rFonts w:cs="Times New Roman"/>
        </w:rPr>
        <w:t>Simmons, 1970)</w:t>
      </w:r>
    </w:p>
    <w:p w14:paraId="1CEEE426" w14:textId="77777777" w:rsidR="008907DF" w:rsidRDefault="00A36362" w:rsidP="008907DF">
      <w:pPr>
        <w:spacing w:line="480" w:lineRule="auto"/>
        <w:ind w:firstLine="709"/>
        <w:rPr>
          <w:rFonts w:cs="Times New Roman"/>
          <w:color w:val="000000"/>
        </w:rPr>
      </w:pPr>
      <w:r w:rsidRPr="0040237C">
        <w:rPr>
          <w:rFonts w:cs="Times New Roman"/>
          <w:color w:val="000000"/>
        </w:rPr>
        <w:t xml:space="preserve">This works as follows. The robot is given a command that contains the word “go.” </w:t>
      </w:r>
      <w:commentRangeStart w:id="10"/>
      <w:r w:rsidRPr="0040237C">
        <w:rPr>
          <w:rFonts w:cs="Times New Roman"/>
          <w:color w:val="000000"/>
        </w:rPr>
        <w:t>The hash map is checked and the first concept in the list that “go” points to is a re</w:t>
      </w:r>
      <w:r w:rsidR="00C211D8">
        <w:rPr>
          <w:rFonts w:cs="Times New Roman"/>
          <w:color w:val="000000"/>
        </w:rPr>
        <w:t xml:space="preserve">ference to the </w:t>
      </w:r>
      <w:r w:rsidR="00C211D8" w:rsidRPr="00C211D8">
        <w:rPr>
          <w:rFonts w:cs="Times New Roman"/>
          <w:i/>
          <w:color w:val="000000"/>
        </w:rPr>
        <w:t>travel</w:t>
      </w:r>
      <w:r w:rsidR="008907DF">
        <w:rPr>
          <w:rFonts w:cs="Times New Roman"/>
          <w:color w:val="000000"/>
        </w:rPr>
        <w:t xml:space="preserve"> concept, which</w:t>
      </w:r>
      <w:r w:rsidRPr="0040237C">
        <w:rPr>
          <w:rFonts w:cs="Times New Roman"/>
          <w:color w:val="000000"/>
        </w:rPr>
        <w:t xml:space="preserve"> is a child of th</w:t>
      </w:r>
      <w:r w:rsidR="00C211D8">
        <w:rPr>
          <w:rFonts w:cs="Times New Roman"/>
          <w:color w:val="000000"/>
        </w:rPr>
        <w:t xml:space="preserve">e </w:t>
      </w:r>
      <w:r w:rsidR="00C211D8" w:rsidRPr="00C211D8">
        <w:rPr>
          <w:rFonts w:cs="Times New Roman"/>
          <w:i/>
          <w:color w:val="000000"/>
        </w:rPr>
        <w:t>movement</w:t>
      </w:r>
      <w:r w:rsidR="00C211D8">
        <w:rPr>
          <w:rFonts w:cs="Times New Roman"/>
          <w:color w:val="000000"/>
        </w:rPr>
        <w:t xml:space="preserve"> concept</w:t>
      </w:r>
      <w:commentRangeEnd w:id="10"/>
      <w:r w:rsidR="00AC0CD5">
        <w:rPr>
          <w:rStyle w:val="CommentReference"/>
          <w:rFonts w:cs="Mangal"/>
        </w:rPr>
        <w:commentReference w:id="10"/>
      </w:r>
      <w:r w:rsidR="00C211D8">
        <w:rPr>
          <w:rFonts w:cs="Times New Roman"/>
          <w:color w:val="000000"/>
        </w:rPr>
        <w:t xml:space="preserve">. The </w:t>
      </w:r>
      <w:r w:rsidR="00C211D8" w:rsidRPr="00C211D8">
        <w:rPr>
          <w:rFonts w:cs="Times New Roman"/>
          <w:i/>
          <w:color w:val="000000"/>
        </w:rPr>
        <w:t>travel</w:t>
      </w:r>
      <w:r w:rsidRPr="0040237C">
        <w:rPr>
          <w:rFonts w:cs="Times New Roman"/>
          <w:color w:val="000000"/>
        </w:rPr>
        <w:t xml:space="preserve"> concept contains three separate collections of required concepts. The</w:t>
      </w:r>
      <w:r w:rsidR="00C211D8">
        <w:rPr>
          <w:rFonts w:cs="Times New Roman"/>
          <w:color w:val="000000"/>
        </w:rPr>
        <w:t xml:space="preserve"> first contains just the </w:t>
      </w:r>
      <w:r w:rsidR="00C211D8" w:rsidRPr="00C211D8">
        <w:rPr>
          <w:rFonts w:cs="Times New Roman"/>
          <w:i/>
          <w:color w:val="000000"/>
        </w:rPr>
        <w:t>place</w:t>
      </w:r>
      <w:r w:rsidRPr="0040237C">
        <w:rPr>
          <w:rFonts w:cs="Times New Roman"/>
          <w:color w:val="000000"/>
        </w:rPr>
        <w:t xml:space="preserve"> concept</w:t>
      </w:r>
      <w:r w:rsidR="00C211D8">
        <w:rPr>
          <w:rFonts w:cs="Times New Roman"/>
          <w:color w:val="000000"/>
        </w:rPr>
        <w:t xml:space="preserve">. The second contains both the </w:t>
      </w:r>
      <w:r w:rsidRPr="00C211D8">
        <w:rPr>
          <w:rFonts w:cs="Times New Roman"/>
          <w:i/>
          <w:color w:val="000000"/>
        </w:rPr>
        <w:t>distanc</w:t>
      </w:r>
      <w:r w:rsidR="00C211D8"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8907DF">
        <w:rPr>
          <w:rFonts w:cs="Times New Roman"/>
          <w:color w:val="000000"/>
        </w:rPr>
        <w:t xml:space="preserve"> concept. T</w:t>
      </w:r>
      <w:r w:rsidR="00C211D8">
        <w:rPr>
          <w:rFonts w:cs="Times New Roman"/>
          <w:color w:val="000000"/>
        </w:rPr>
        <w:t xml:space="preserve">he third contains </w:t>
      </w:r>
      <w:r w:rsidRPr="00C211D8">
        <w:rPr>
          <w:rFonts w:cs="Times New Roman"/>
          <w:i/>
          <w:color w:val="000000"/>
        </w:rPr>
        <w:t>tim</w:t>
      </w:r>
      <w:r w:rsidR="008907DF"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C211D8">
        <w:rPr>
          <w:rFonts w:cs="Times New Roman"/>
          <w:color w:val="000000"/>
        </w:rPr>
        <w:t>.</w:t>
      </w:r>
      <w:r w:rsidR="008907DF">
        <w:rPr>
          <w:rFonts w:cs="Times New Roman"/>
          <w:color w:val="000000"/>
        </w:rPr>
        <w:t xml:space="preserve"> At this point</w:t>
      </w:r>
      <w:r w:rsidRPr="0040237C">
        <w:rPr>
          <w:rFonts w:cs="Times New Roman"/>
          <w:color w:val="000000"/>
        </w:rPr>
        <w:t xml:space="preserve"> the rest of the senten</w:t>
      </w:r>
      <w:r w:rsidR="008907DF">
        <w:rPr>
          <w:rFonts w:cs="Times New Roman"/>
          <w:color w:val="000000"/>
        </w:rPr>
        <w:t>ce must be considered.</w:t>
      </w:r>
    </w:p>
    <w:p w14:paraId="13B354C8" w14:textId="77777777" w:rsidR="00523E82" w:rsidRDefault="008907DF" w:rsidP="008907DF">
      <w:pPr>
        <w:spacing w:line="480" w:lineRule="auto"/>
        <w:ind w:firstLine="709"/>
        <w:rPr>
          <w:rFonts w:cs="Times New Roman"/>
          <w:color w:val="000000"/>
        </w:rPr>
      </w:pPr>
      <w:r>
        <w:rPr>
          <w:rFonts w:cs="Times New Roman"/>
          <w:color w:val="000000"/>
        </w:rPr>
        <w:t xml:space="preserve">Continuing with this </w:t>
      </w:r>
      <w:r w:rsidR="00A36362" w:rsidRPr="0040237C">
        <w:rPr>
          <w:rFonts w:cs="Times New Roman"/>
          <w:color w:val="000000"/>
        </w:rPr>
        <w:t>example</w:t>
      </w:r>
      <w:r w:rsidR="002B29E2">
        <w:rPr>
          <w:rFonts w:cs="Times New Roman"/>
          <w:color w:val="000000"/>
        </w:rPr>
        <w:t>,</w:t>
      </w:r>
      <w:r w:rsidR="00A36362" w:rsidRPr="0040237C">
        <w:rPr>
          <w:rFonts w:cs="Times New Roman"/>
          <w:color w:val="000000"/>
        </w:rPr>
        <w:t xml:space="preserve"> let the sentence also contain the word </w:t>
      </w:r>
      <w:r>
        <w:rPr>
          <w:rFonts w:cs="Times New Roman"/>
          <w:color w:val="000000"/>
        </w:rPr>
        <w:t>“meters.” This word is easily</w:t>
      </w:r>
      <w:r w:rsidR="00A36362" w:rsidRPr="0040237C">
        <w:rPr>
          <w:rFonts w:cs="Times New Roman"/>
          <w:color w:val="000000"/>
        </w:rPr>
        <w:t xml:space="preserve"> map</w:t>
      </w:r>
      <w:r>
        <w:rPr>
          <w:rFonts w:cs="Times New Roman"/>
          <w:color w:val="000000"/>
        </w:rPr>
        <w:t>ped</w:t>
      </w:r>
      <w:r w:rsidR="00A36362" w:rsidRPr="0040237C">
        <w:rPr>
          <w:rFonts w:cs="Times New Roman"/>
          <w:color w:val="000000"/>
        </w:rPr>
        <w:t xml:space="preserve"> as</w:t>
      </w:r>
      <w:r w:rsidR="00A7387D">
        <w:rPr>
          <w:rFonts w:cs="Times New Roman"/>
          <w:color w:val="000000"/>
        </w:rPr>
        <w:t>, in this context,</w:t>
      </w:r>
      <w:r w:rsidR="00A36362" w:rsidRPr="0040237C">
        <w:rPr>
          <w:rFonts w:cs="Times New Roman"/>
          <w:color w:val="000000"/>
        </w:rPr>
        <w:t xml:space="preserve"> it can only refer to a distance measurement. </w:t>
      </w:r>
      <w:commentRangeStart w:id="11"/>
      <w:r w:rsidR="00A36362" w:rsidRPr="0040237C">
        <w:rPr>
          <w:rFonts w:cs="Times New Roman"/>
          <w:color w:val="000000"/>
        </w:rPr>
        <w:t>This lets the robot know that the desire</w:t>
      </w:r>
      <w:r>
        <w:rPr>
          <w:rFonts w:cs="Times New Roman"/>
          <w:color w:val="000000"/>
        </w:rPr>
        <w:t>d meaning of the word “go” is a</w:t>
      </w:r>
      <w:r w:rsidR="00A36362" w:rsidRPr="0040237C">
        <w:rPr>
          <w:rFonts w:cs="Times New Roman"/>
          <w:color w:val="000000"/>
        </w:rPr>
        <w:t xml:space="preserve"> comman</w:t>
      </w:r>
      <w:r>
        <w:rPr>
          <w:rFonts w:cs="Times New Roman"/>
          <w:color w:val="000000"/>
        </w:rPr>
        <w:t>d to move a specified</w:t>
      </w:r>
      <w:r w:rsidR="00A36362" w:rsidRPr="0040237C">
        <w:rPr>
          <w:rFonts w:cs="Times New Roman"/>
          <w:color w:val="000000"/>
        </w:rPr>
        <w:t xml:space="preserve"> distance</w:t>
      </w:r>
      <w:commentRangeEnd w:id="11"/>
      <w:r w:rsidR="00AC0CD5">
        <w:rPr>
          <w:rStyle w:val="CommentReference"/>
          <w:rFonts w:cs="Mangal"/>
        </w:rPr>
        <w:commentReference w:id="11"/>
      </w:r>
      <w:r>
        <w:rPr>
          <w:rFonts w:cs="Times New Roman"/>
          <w:color w:val="000000"/>
        </w:rPr>
        <w:t>. That being the</w:t>
      </w:r>
      <w:r w:rsidR="00A36362" w:rsidRPr="0040237C">
        <w:rPr>
          <w:rFonts w:cs="Times New Roman"/>
          <w:color w:val="000000"/>
        </w:rPr>
        <w:t xml:space="preserve"> case</w:t>
      </w:r>
      <w:r>
        <w:rPr>
          <w:rFonts w:cs="Times New Roman"/>
          <w:color w:val="000000"/>
        </w:rPr>
        <w:t>,</w:t>
      </w:r>
      <w:r w:rsidR="00A36362" w:rsidRPr="0040237C">
        <w:rPr>
          <w:rFonts w:cs="Times New Roman"/>
          <w:color w:val="000000"/>
        </w:rPr>
        <w:t xml:space="preserve"> the sentence is then search</w:t>
      </w:r>
      <w:r>
        <w:rPr>
          <w:rFonts w:cs="Times New Roman"/>
          <w:color w:val="000000"/>
        </w:rPr>
        <w:t>ed</w:t>
      </w:r>
      <w:r w:rsidR="00C211D8">
        <w:rPr>
          <w:rFonts w:cs="Times New Roman"/>
          <w:color w:val="000000"/>
        </w:rPr>
        <w:t xml:space="preserve"> for a </w:t>
      </w:r>
      <w:r w:rsidR="00A36362" w:rsidRPr="00C211D8">
        <w:rPr>
          <w:rFonts w:cs="Times New Roman"/>
          <w:i/>
          <w:color w:val="000000"/>
        </w:rPr>
        <w:t>direction</w:t>
      </w:r>
      <w:r w:rsidR="00A36362" w:rsidRPr="0040237C">
        <w:rPr>
          <w:rFonts w:cs="Times New Roman"/>
          <w:color w:val="000000"/>
        </w:rPr>
        <w:t>. In order to determine how many meters the robot is c</w:t>
      </w:r>
      <w:r w:rsidR="00C211D8">
        <w:rPr>
          <w:rFonts w:cs="Times New Roman"/>
          <w:color w:val="000000"/>
        </w:rPr>
        <w:t xml:space="preserve">ommanded to move, the </w:t>
      </w:r>
      <w:r w:rsidR="00C211D8" w:rsidRPr="00C211D8">
        <w:rPr>
          <w:rFonts w:cs="Times New Roman"/>
          <w:i/>
          <w:color w:val="000000"/>
        </w:rPr>
        <w:t>distance</w:t>
      </w:r>
      <w:r w:rsidR="00A36362" w:rsidRPr="0040237C">
        <w:rPr>
          <w:rFonts w:cs="Times New Roman"/>
          <w:color w:val="000000"/>
        </w:rPr>
        <w:t xml:space="preserve"> concept also contains </w:t>
      </w:r>
      <w:r>
        <w:rPr>
          <w:rFonts w:cs="Times New Roman"/>
          <w:color w:val="000000"/>
        </w:rPr>
        <w:t xml:space="preserve">a </w:t>
      </w:r>
      <w:r w:rsidR="00A36362" w:rsidRPr="0040237C">
        <w:rPr>
          <w:rFonts w:cs="Times New Roman"/>
          <w:color w:val="000000"/>
        </w:rPr>
        <w:t>list</w:t>
      </w:r>
      <w:r>
        <w:rPr>
          <w:rFonts w:cs="Times New Roman"/>
          <w:color w:val="000000"/>
        </w:rPr>
        <w:t xml:space="preserve"> of requirements. O</w:t>
      </w:r>
      <w:r w:rsidR="00A36362" w:rsidRPr="0040237C">
        <w:rPr>
          <w:rFonts w:cs="Times New Roman"/>
          <w:color w:val="000000"/>
        </w:rPr>
        <w:t xml:space="preserve">ne of these requirements is the concept of a </w:t>
      </w:r>
      <w:r w:rsidR="00A36362" w:rsidRPr="00C211D8">
        <w:rPr>
          <w:rFonts w:cs="Times New Roman"/>
          <w:i/>
          <w:color w:val="000000"/>
        </w:rPr>
        <w:t>valu</w:t>
      </w:r>
      <w:r w:rsidRPr="00C211D8">
        <w:rPr>
          <w:rFonts w:cs="Times New Roman"/>
          <w:i/>
          <w:color w:val="000000"/>
        </w:rPr>
        <w:t>e</w:t>
      </w:r>
      <w:r>
        <w:rPr>
          <w:rFonts w:cs="Times New Roman"/>
          <w:color w:val="000000"/>
        </w:rPr>
        <w:t xml:space="preserve">, a </w:t>
      </w:r>
      <w:r w:rsidRPr="00C211D8">
        <w:rPr>
          <w:rFonts w:cs="Times New Roman"/>
          <w:i/>
          <w:color w:val="000000"/>
        </w:rPr>
        <w:t>number</w:t>
      </w:r>
      <w:r>
        <w:rPr>
          <w:rFonts w:cs="Times New Roman"/>
          <w:color w:val="000000"/>
        </w:rPr>
        <w:t xml:space="preserve"> in this case. If any requirement</w:t>
      </w:r>
      <w:r w:rsidR="00A36362" w:rsidRPr="0040237C">
        <w:rPr>
          <w:rFonts w:cs="Times New Roman"/>
          <w:color w:val="000000"/>
        </w:rPr>
        <w:t xml:space="preserve"> of one of </w:t>
      </w:r>
      <w:r w:rsidR="00523E82">
        <w:rPr>
          <w:rFonts w:cs="Times New Roman"/>
          <w:color w:val="000000"/>
        </w:rPr>
        <w:t xml:space="preserve">the lists </w:t>
      </w:r>
      <w:r>
        <w:rPr>
          <w:rFonts w:cs="Times New Roman"/>
          <w:color w:val="000000"/>
        </w:rPr>
        <w:t>is missing</w:t>
      </w:r>
      <w:r w:rsidR="00A36362" w:rsidRPr="0040237C">
        <w:rPr>
          <w:rFonts w:cs="Times New Roman"/>
          <w:color w:val="000000"/>
        </w:rPr>
        <w:t xml:space="preserve">, then the other concept lists are checked. </w:t>
      </w:r>
    </w:p>
    <w:p w14:paraId="61C8415D" w14:textId="77777777" w:rsidR="00A36362" w:rsidRPr="0040237C" w:rsidRDefault="00523E82" w:rsidP="008907DF">
      <w:pPr>
        <w:spacing w:line="480" w:lineRule="auto"/>
        <w:ind w:firstLine="709"/>
        <w:rPr>
          <w:rFonts w:cs="Times New Roman"/>
          <w:color w:val="000000"/>
        </w:rPr>
      </w:pPr>
      <w:r>
        <w:rPr>
          <w:rFonts w:cs="Times New Roman"/>
          <w:color w:val="000000"/>
        </w:rPr>
        <w:t>Consider now the example sentence presented at the start of this chapter.</w:t>
      </w:r>
      <w:r w:rsidR="00DF6217">
        <w:rPr>
          <w:rFonts w:cs="Times New Roman"/>
          <w:color w:val="000000"/>
        </w:rPr>
        <w:t xml:space="preserve"> </w:t>
      </w:r>
      <w:r>
        <w:rPr>
          <w:rFonts w:cs="Times New Roman"/>
          <w:color w:val="000000"/>
        </w:rPr>
        <w:t xml:space="preserve">“Go to the red ball.” This </w:t>
      </w:r>
      <w:r w:rsidR="00DF6217">
        <w:rPr>
          <w:rFonts w:cs="Times New Roman"/>
          <w:color w:val="000000"/>
        </w:rPr>
        <w:t>sentence contains the word “to.</w:t>
      </w:r>
      <w:r w:rsidR="00A36362" w:rsidRPr="0040237C">
        <w:rPr>
          <w:rFonts w:cs="Times New Roman"/>
          <w:color w:val="000000"/>
        </w:rPr>
        <w:t>” Being a preposition, this word works to connect two parts of a sentence. When this kind of word i</w:t>
      </w:r>
      <w:r w:rsidR="008907DF">
        <w:rPr>
          <w:rFonts w:cs="Times New Roman"/>
          <w:color w:val="000000"/>
        </w:rPr>
        <w:t>s encountered, the robot should then</w:t>
      </w:r>
      <w:r w:rsidR="00A36362" w:rsidRPr="0040237C">
        <w:rPr>
          <w:rFonts w:cs="Times New Roman"/>
          <w:color w:val="000000"/>
        </w:rPr>
        <w:t xml:space="preserve"> look at what comes before the preposition, “go,” and what comes after it which in this example is “the red ball.” The word “the” can often be ignored </w:t>
      </w:r>
      <w:r w:rsidR="00A36362" w:rsidRPr="0040237C">
        <w:rPr>
          <w:rFonts w:cs="Times New Roman"/>
          <w:color w:val="000000"/>
        </w:rPr>
        <w:lastRenderedPageBreak/>
        <w:t xml:space="preserve">from a conceptual </w:t>
      </w:r>
      <w:proofErr w:type="gramStart"/>
      <w:r w:rsidR="00A36362" w:rsidRPr="0040237C">
        <w:rPr>
          <w:rFonts w:cs="Times New Roman"/>
          <w:color w:val="000000"/>
        </w:rPr>
        <w:t>parse</w:t>
      </w:r>
      <w:proofErr w:type="gramEnd"/>
      <w:r w:rsidR="00A36362" w:rsidRPr="0040237C">
        <w:rPr>
          <w:rFonts w:cs="Times New Roman"/>
          <w:color w:val="000000"/>
        </w:rPr>
        <w:t xml:space="preserve"> as it does nothing to further define any objects or places. Through further proc</w:t>
      </w:r>
      <w:r w:rsidR="00C211D8">
        <w:rPr>
          <w:rFonts w:cs="Times New Roman"/>
          <w:color w:val="000000"/>
        </w:rPr>
        <w:t xml:space="preserve">essing “ball” parses to </w:t>
      </w:r>
      <w:r w:rsidR="00C211D8" w:rsidRPr="00C211D8">
        <w:rPr>
          <w:rFonts w:cs="Times New Roman"/>
          <w:i/>
          <w:color w:val="000000"/>
        </w:rPr>
        <w:t>object</w:t>
      </w:r>
      <w:r w:rsidR="00A36362" w:rsidRPr="0040237C">
        <w:rPr>
          <w:rFonts w:cs="Times New Roman"/>
          <w:color w:val="000000"/>
        </w:rPr>
        <w:t xml:space="preserve"> and “red” parses </w:t>
      </w:r>
      <w:r w:rsidR="00C211D8">
        <w:rPr>
          <w:rFonts w:cs="Times New Roman"/>
          <w:color w:val="000000"/>
        </w:rPr>
        <w:t xml:space="preserve">to </w:t>
      </w:r>
      <w:r w:rsidR="00C211D8" w:rsidRPr="00C211D8">
        <w:rPr>
          <w:rFonts w:cs="Times New Roman"/>
          <w:i/>
          <w:color w:val="000000"/>
        </w:rPr>
        <w:t>color</w:t>
      </w:r>
      <w:r w:rsidR="00A36362" w:rsidRPr="0040237C">
        <w:rPr>
          <w:rFonts w:cs="Times New Roman"/>
          <w:color w:val="000000"/>
        </w:rPr>
        <w:t xml:space="preserve"> </w:t>
      </w:r>
      <w:r w:rsidR="00C211D8">
        <w:rPr>
          <w:rFonts w:cs="Times New Roman"/>
          <w:color w:val="000000"/>
        </w:rPr>
        <w:t xml:space="preserve">this is used to classify </w:t>
      </w:r>
      <w:r w:rsidR="00C211D8" w:rsidRPr="00C211D8">
        <w:rPr>
          <w:rFonts w:cs="Times New Roman"/>
          <w:i/>
          <w:color w:val="000000"/>
        </w:rPr>
        <w:t>object</w:t>
      </w:r>
      <w:r w:rsidR="003A0BE8" w:rsidRPr="0040237C">
        <w:rPr>
          <w:rFonts w:cs="Times New Roman"/>
          <w:color w:val="000000"/>
        </w:rPr>
        <w:t>.</w:t>
      </w:r>
      <w:r w:rsidR="00A36362" w:rsidRPr="0040237C">
        <w:rPr>
          <w:rFonts w:cs="Times New Roman"/>
          <w:color w:val="000000"/>
        </w:rPr>
        <w:t xml:space="preserve"> If</w:t>
      </w:r>
      <w:r w:rsidR="00A7387D">
        <w:rPr>
          <w:rFonts w:cs="Times New Roman"/>
          <w:color w:val="000000"/>
        </w:rPr>
        <w:t>,</w:t>
      </w:r>
      <w:r w:rsidR="00A36362" w:rsidRPr="0040237C">
        <w:rPr>
          <w:rFonts w:cs="Times New Roman"/>
          <w:color w:val="000000"/>
        </w:rPr>
        <w:t xml:space="preserve"> on the other hand</w:t>
      </w:r>
      <w:r w:rsidR="00A7387D">
        <w:rPr>
          <w:rFonts w:cs="Times New Roman"/>
          <w:color w:val="000000"/>
        </w:rPr>
        <w:t>,</w:t>
      </w:r>
      <w:r w:rsidR="00A36362" w:rsidRPr="0040237C">
        <w:rPr>
          <w:rFonts w:cs="Times New Roman"/>
          <w:color w:val="000000"/>
        </w:rPr>
        <w:t xml:space="preserve"> none of the other requirement lists match</w:t>
      </w:r>
      <w:r w:rsidR="00A7387D">
        <w:rPr>
          <w:rFonts w:cs="Times New Roman"/>
          <w:color w:val="000000"/>
        </w:rPr>
        <w:t>,</w:t>
      </w:r>
      <w:r w:rsidR="00A36362" w:rsidRPr="0040237C">
        <w:rPr>
          <w:rFonts w:cs="Times New Roman"/>
          <w:color w:val="000000"/>
        </w:rPr>
        <w:t xml:space="preserve"> then the most complete list is chosen and the robot can query the user explaining that there is a problem with the sentence and the user may then make any adjustments necessary. </w:t>
      </w:r>
    </w:p>
    <w:p w14:paraId="5A807C47" w14:textId="77777777" w:rsidR="00A36362" w:rsidRPr="0040237C" w:rsidRDefault="00A36362">
      <w:pPr>
        <w:spacing w:line="480" w:lineRule="auto"/>
        <w:rPr>
          <w:rFonts w:cs="Times New Roman"/>
          <w:i/>
          <w:iCs/>
          <w:color w:val="000000"/>
        </w:rPr>
      </w:pPr>
      <w:r w:rsidRPr="0040237C">
        <w:rPr>
          <w:rFonts w:cs="Times New Roman"/>
          <w:i/>
          <w:iCs/>
          <w:color w:val="000000"/>
        </w:rPr>
        <w:t>The Process of Thought</w:t>
      </w:r>
    </w:p>
    <w:p w14:paraId="0E2C946D" w14:textId="77777777" w:rsidR="00A36362" w:rsidRPr="0040237C" w:rsidRDefault="00A36362">
      <w:pPr>
        <w:spacing w:line="480" w:lineRule="auto"/>
        <w:rPr>
          <w:rFonts w:cs="Times New Roman"/>
          <w:color w:val="000000"/>
        </w:rPr>
      </w:pPr>
      <w:r w:rsidRPr="0040237C">
        <w:rPr>
          <w:rFonts w:cs="Times New Roman"/>
          <w:color w:val="000000"/>
        </w:rPr>
        <w:tab/>
        <w:t xml:space="preserve">The method of parsing concepts used in the course of this research was influenced largely </w:t>
      </w:r>
      <w:r w:rsidR="00EE77DA">
        <w:rPr>
          <w:rFonts w:cs="Times New Roman"/>
          <w:color w:val="000000"/>
        </w:rPr>
        <w:t>by</w:t>
      </w:r>
      <w:r w:rsidR="00EE77DA" w:rsidRPr="0040237C">
        <w:rPr>
          <w:rFonts w:cs="Times New Roman"/>
          <w:color w:val="000000"/>
        </w:rPr>
        <w:t xml:space="preserve"> </w:t>
      </w:r>
      <w:r w:rsidRPr="0040237C">
        <w:rPr>
          <w:rFonts w:cs="Times New Roman"/>
          <w:color w:val="000000"/>
        </w:rPr>
        <w:t xml:space="preserve">the work of Jerry A. Fodor </w:t>
      </w:r>
      <w:r w:rsidR="00523E82">
        <w:rPr>
          <w:rFonts w:cs="Times New Roman"/>
          <w:color w:val="000000"/>
        </w:rPr>
        <w:t xml:space="preserve">as presented in </w:t>
      </w:r>
      <w:r w:rsidRPr="0040237C">
        <w:rPr>
          <w:rFonts w:cs="Times New Roman"/>
          <w:color w:val="000000"/>
          <w:u w:val="single"/>
        </w:rPr>
        <w:t>The Language of Thought</w:t>
      </w:r>
      <w:r w:rsidRPr="0040237C">
        <w:rPr>
          <w:rFonts w:cs="Times New Roman"/>
          <w:color w:val="000000"/>
        </w:rPr>
        <w:t xml:space="preserve">. In the beginning of the first chapter Fodor sets out to show the validity of a set of arguments. These arguments deal with theories of his that </w:t>
      </w:r>
      <w:r w:rsidR="00F11DFD">
        <w:rPr>
          <w:rFonts w:cs="Times New Roman"/>
          <w:color w:val="000000"/>
        </w:rPr>
        <w:t xml:space="preserve">together </w:t>
      </w:r>
      <w:r w:rsidRPr="0040237C">
        <w:rPr>
          <w:rFonts w:cs="Times New Roman"/>
          <w:color w:val="000000"/>
        </w:rPr>
        <w:t xml:space="preserve">explain various aspects of the human thought process and the way humans choose what concepts relate to each other. Fodor proposes several theories that </w:t>
      </w:r>
      <w:r w:rsidR="00EE77DA">
        <w:rPr>
          <w:rFonts w:cs="Times New Roman"/>
          <w:color w:val="000000"/>
        </w:rPr>
        <w:t>this</w:t>
      </w:r>
      <w:r w:rsidR="00EE77DA" w:rsidRPr="0040237C">
        <w:rPr>
          <w:rFonts w:cs="Times New Roman"/>
          <w:color w:val="000000"/>
        </w:rPr>
        <w:t xml:space="preserve"> </w:t>
      </w:r>
      <w:r w:rsidRPr="0040237C">
        <w:rPr>
          <w:rFonts w:cs="Times New Roman"/>
          <w:color w:val="000000"/>
        </w:rPr>
        <w:t xml:space="preserve">researcher used as a basis for constructing a language to knowledge mapping. </w:t>
      </w:r>
    </w:p>
    <w:p w14:paraId="5F46CAE6" w14:textId="77777777" w:rsidR="00523E82" w:rsidRDefault="00A36362">
      <w:pPr>
        <w:spacing w:line="480" w:lineRule="auto"/>
        <w:rPr>
          <w:rFonts w:cs="Times New Roman"/>
          <w:color w:val="000000"/>
        </w:rPr>
      </w:pPr>
      <w:r w:rsidRPr="0040237C">
        <w:rPr>
          <w:rFonts w:cs="Times New Roman"/>
          <w:color w:val="000000"/>
        </w:rPr>
        <w:tab/>
        <w:t>Fodor first states that</w:t>
      </w:r>
      <w:r w:rsidR="00523E82">
        <w:rPr>
          <w:rFonts w:cs="Times New Roman"/>
          <w:color w:val="000000"/>
        </w:rPr>
        <w:t>,</w:t>
      </w:r>
      <w:r w:rsidRPr="0040237C">
        <w:rPr>
          <w:rFonts w:cs="Times New Roman"/>
          <w:color w:val="000000"/>
        </w:rPr>
        <w:t xml:space="preserve"> “The only psychological models of cognitive processes that seem remotely plausible represent such processes as computational.” (Fodor</w:t>
      </w:r>
      <w:r w:rsidR="00BE4458">
        <w:rPr>
          <w:rFonts w:cs="Times New Roman"/>
          <w:color w:val="000000"/>
        </w:rPr>
        <w:t>, 1978,</w:t>
      </w:r>
      <w:r w:rsidRPr="0040237C">
        <w:rPr>
          <w:rFonts w:cs="Times New Roman"/>
          <w:color w:val="000000"/>
        </w:rPr>
        <w:t xml:space="preserve"> </w:t>
      </w:r>
      <w:r w:rsidR="00BE4458">
        <w:rPr>
          <w:rFonts w:cs="Times New Roman"/>
          <w:color w:val="000000"/>
        </w:rPr>
        <w:t>p.</w:t>
      </w:r>
      <w:r w:rsidRPr="0040237C">
        <w:rPr>
          <w:rFonts w:cs="Times New Roman"/>
          <w:color w:val="000000"/>
        </w:rPr>
        <w:t>27) He is making the statement that the process of thought is by n</w:t>
      </w:r>
      <w:r w:rsidR="00523E82">
        <w:rPr>
          <w:rFonts w:cs="Times New Roman"/>
          <w:color w:val="000000"/>
        </w:rPr>
        <w:t>ature one of computation. The brain weighs the accuracy</w:t>
      </w:r>
      <w:r w:rsidRPr="0040237C">
        <w:rPr>
          <w:rFonts w:cs="Times New Roman"/>
          <w:color w:val="000000"/>
        </w:rPr>
        <w:t xml:space="preserve"> of concepts as they describe </w:t>
      </w:r>
      <w:r w:rsidR="004B6D78">
        <w:rPr>
          <w:rFonts w:cs="Times New Roman"/>
          <w:color w:val="000000"/>
        </w:rPr>
        <w:t xml:space="preserve">external </w:t>
      </w:r>
      <w:r w:rsidRPr="0040237C">
        <w:rPr>
          <w:rFonts w:cs="Times New Roman"/>
          <w:color w:val="000000"/>
        </w:rPr>
        <w:t>objects or l</w:t>
      </w:r>
      <w:r w:rsidR="00523E82">
        <w:rPr>
          <w:rFonts w:cs="Times New Roman"/>
          <w:color w:val="000000"/>
        </w:rPr>
        <w:t>anguage. His second point is that</w:t>
      </w:r>
      <w:r w:rsidRPr="0040237C">
        <w:rPr>
          <w:rFonts w:cs="Times New Roman"/>
          <w:color w:val="000000"/>
        </w:rPr>
        <w:t xml:space="preserve"> “Computation presupposes a medium of computation: a representational system.”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00D8575D">
        <w:rPr>
          <w:rFonts w:cs="Times New Roman"/>
          <w:color w:val="000000"/>
        </w:rPr>
        <w:t xml:space="preserve"> </w:t>
      </w:r>
      <w:r w:rsidRPr="0040237C">
        <w:rPr>
          <w:rFonts w:cs="Times New Roman"/>
          <w:color w:val="000000"/>
        </w:rPr>
        <w:t>Here he is making the point that if cognition is a computational process then there must be a medium in which to</w:t>
      </w:r>
      <w:r w:rsidR="00523E82">
        <w:rPr>
          <w:rFonts w:cs="Times New Roman"/>
          <w:color w:val="000000"/>
        </w:rPr>
        <w:t xml:space="preserve"> carry out these computations. T</w:t>
      </w:r>
      <w:r w:rsidRPr="0040237C">
        <w:rPr>
          <w:rFonts w:cs="Times New Roman"/>
          <w:color w:val="000000"/>
        </w:rPr>
        <w:t>his medium</w:t>
      </w:r>
      <w:r w:rsidR="00523E82">
        <w:rPr>
          <w:rFonts w:cs="Times New Roman"/>
          <w:color w:val="000000"/>
        </w:rPr>
        <w:t>,</w:t>
      </w:r>
      <w:r w:rsidRPr="0040237C">
        <w:rPr>
          <w:rFonts w:cs="Times New Roman"/>
          <w:color w:val="000000"/>
        </w:rPr>
        <w:t xml:space="preserve"> he says</w:t>
      </w:r>
      <w:r w:rsidR="00523E82">
        <w:rPr>
          <w:rFonts w:cs="Times New Roman"/>
          <w:color w:val="000000"/>
        </w:rPr>
        <w:t>,</w:t>
      </w:r>
      <w:r w:rsidRPr="0040237C">
        <w:rPr>
          <w:rFonts w:cs="Times New Roman"/>
          <w:color w:val="000000"/>
        </w:rPr>
        <w:t xml:space="preserve"> is a representational </w:t>
      </w:r>
      <w:r w:rsidRPr="0040237C">
        <w:rPr>
          <w:rFonts w:cs="Times New Roman"/>
          <w:color w:val="000000"/>
        </w:rPr>
        <w:lastRenderedPageBreak/>
        <w:t>system. A representational system is a common</w:t>
      </w:r>
      <w:r w:rsidR="00523E82">
        <w:rPr>
          <w:rFonts w:cs="Times New Roman"/>
          <w:color w:val="000000"/>
        </w:rPr>
        <w:t xml:space="preserve"> theme in cognitive processes. It</w:t>
      </w:r>
      <w:r w:rsidRPr="0040237C">
        <w:rPr>
          <w:rFonts w:cs="Times New Roman"/>
          <w:color w:val="000000"/>
        </w:rPr>
        <w:t xml:space="preserve"> explains that no matter what the situation, people use internal conceptual representations for the real world objects they are interacting with. Lastly he states that “remotely plausible theories are better than no theories at all.”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Pr="0040237C">
        <w:rPr>
          <w:rFonts w:cs="Times New Roman"/>
          <w:color w:val="000000"/>
        </w:rPr>
        <w:t xml:space="preserve"> </w:t>
      </w:r>
      <w:commentRangeStart w:id="12"/>
      <w:r w:rsidRPr="0040237C">
        <w:rPr>
          <w:rFonts w:cs="Times New Roman"/>
          <w:color w:val="000000"/>
        </w:rPr>
        <w:t>One way this can be inter</w:t>
      </w:r>
      <w:r w:rsidR="00523E82">
        <w:rPr>
          <w:rFonts w:cs="Times New Roman"/>
          <w:color w:val="000000"/>
        </w:rPr>
        <w:t>preted is that having a general idea of what concept is being presented is better than having no idea at all. It is also possible that this can lead to a process in which assumptions that are made can be later proven and thus new concepts are learned</w:t>
      </w:r>
      <w:r w:rsidR="002E1C59">
        <w:rPr>
          <w:rFonts w:cs="Times New Roman"/>
          <w:color w:val="000000"/>
        </w:rPr>
        <w:t xml:space="preserve"> using assumed relations to known concepts</w:t>
      </w:r>
      <w:commentRangeEnd w:id="12"/>
      <w:r w:rsidR="004D6E47">
        <w:rPr>
          <w:rStyle w:val="CommentReference"/>
          <w:rFonts w:cs="Mangal"/>
        </w:rPr>
        <w:commentReference w:id="12"/>
      </w:r>
      <w:r w:rsidR="002E1C59">
        <w:rPr>
          <w:rFonts w:cs="Times New Roman"/>
          <w:color w:val="000000"/>
        </w:rPr>
        <w:t>.</w:t>
      </w:r>
    </w:p>
    <w:p w14:paraId="39E2C753" w14:textId="77777777" w:rsidR="002E1C59" w:rsidRDefault="00A36362" w:rsidP="002E1C59">
      <w:pPr>
        <w:spacing w:line="480" w:lineRule="auto"/>
        <w:ind w:firstLine="709"/>
        <w:rPr>
          <w:rFonts w:cs="Times New Roman"/>
          <w:color w:val="000000"/>
        </w:rPr>
      </w:pPr>
      <w:commentRangeStart w:id="13"/>
      <w:r w:rsidRPr="0040237C">
        <w:rPr>
          <w:rFonts w:cs="Times New Roman"/>
          <w:color w:val="000000"/>
        </w:rPr>
        <w:t>These statements made by Fodor led the researcher to the thought of creating a web of concepts as a fo</w:t>
      </w:r>
      <w:r w:rsidR="002E1C59">
        <w:rPr>
          <w:rFonts w:cs="Times New Roman"/>
          <w:color w:val="000000"/>
        </w:rPr>
        <w:t xml:space="preserve">rm of representational system. </w:t>
      </w:r>
      <w:commentRangeEnd w:id="13"/>
      <w:r w:rsidR="004D6E47">
        <w:rPr>
          <w:rStyle w:val="CommentReference"/>
          <w:rFonts w:cs="Mangal"/>
        </w:rPr>
        <w:commentReference w:id="13"/>
      </w:r>
      <w:r w:rsidR="002E1C59">
        <w:rPr>
          <w:rFonts w:cs="Times New Roman"/>
          <w:color w:val="000000"/>
        </w:rPr>
        <w:t>T</w:t>
      </w:r>
      <w:r w:rsidRPr="0040237C">
        <w:rPr>
          <w:rFonts w:cs="Times New Roman"/>
          <w:color w:val="000000"/>
        </w:rPr>
        <w:t xml:space="preserve">his web would allow external </w:t>
      </w:r>
      <w:r w:rsidR="002E1C59">
        <w:rPr>
          <w:rFonts w:cs="Times New Roman"/>
          <w:color w:val="000000"/>
        </w:rPr>
        <w:t>objects to be represented in</w:t>
      </w:r>
      <w:r w:rsidRPr="0040237C">
        <w:rPr>
          <w:rFonts w:cs="Times New Roman"/>
          <w:color w:val="000000"/>
        </w:rPr>
        <w:t xml:space="preserve"> software and their relationships computed. Also it was thought that it is not necessary to understand exactly the concept that a word represents. Instead, all that is needed is an assumption of the best fitting concept as it would provide more information than no concept at all. </w:t>
      </w:r>
      <w:commentRangeStart w:id="14"/>
      <w:r w:rsidRPr="0040237C">
        <w:rPr>
          <w:rFonts w:cs="Times New Roman"/>
          <w:color w:val="000000"/>
        </w:rPr>
        <w:t>When all of these ideas fall into place, a method of not only thinking but</w:t>
      </w:r>
      <w:r w:rsidR="002E1C59">
        <w:rPr>
          <w:rFonts w:cs="Times New Roman"/>
          <w:color w:val="000000"/>
        </w:rPr>
        <w:t xml:space="preserve"> also</w:t>
      </w:r>
      <w:r w:rsidRPr="0040237C">
        <w:rPr>
          <w:rFonts w:cs="Times New Roman"/>
          <w:color w:val="000000"/>
        </w:rPr>
        <w:t xml:space="preserve"> learning comes to light.</w:t>
      </w:r>
      <w:commentRangeEnd w:id="14"/>
      <w:r w:rsidR="004D6E47">
        <w:rPr>
          <w:rStyle w:val="CommentReference"/>
          <w:rFonts w:cs="Mangal"/>
        </w:rPr>
        <w:commentReference w:id="14"/>
      </w:r>
    </w:p>
    <w:p w14:paraId="4C0598F6" w14:textId="77777777" w:rsidR="002E1C59" w:rsidRDefault="002E1C59">
      <w:pPr>
        <w:widowControl/>
        <w:suppressAutoHyphens w:val="0"/>
        <w:rPr>
          <w:rFonts w:cs="Times New Roman"/>
          <w:color w:val="000000"/>
        </w:rPr>
      </w:pPr>
      <w:r>
        <w:rPr>
          <w:rFonts w:cs="Times New Roman"/>
          <w:color w:val="000000"/>
        </w:rPr>
        <w:br w:type="page"/>
      </w:r>
    </w:p>
    <w:p w14:paraId="0DC9FF18" w14:textId="77777777" w:rsidR="002E1C59" w:rsidRPr="002E1C59" w:rsidRDefault="002E1C59" w:rsidP="002E1C59">
      <w:pPr>
        <w:spacing w:line="480" w:lineRule="auto"/>
        <w:ind w:firstLine="709"/>
        <w:rPr>
          <w:rFonts w:cs="Times New Roman"/>
          <w:color w:val="000000"/>
        </w:rPr>
      </w:pPr>
    </w:p>
    <w:p w14:paraId="194BFA83" w14:textId="77777777" w:rsidR="006E7926" w:rsidRDefault="00E32701" w:rsidP="006E7926">
      <w:pPr>
        <w:spacing w:line="480" w:lineRule="auto"/>
        <w:jc w:val="center"/>
        <w:rPr>
          <w:rFonts w:cs="Times New Roman"/>
        </w:rPr>
      </w:pPr>
      <w:r>
        <w:rPr>
          <w:rFonts w:cs="Times New Roman"/>
        </w:rPr>
        <w:t>Chapter 5</w:t>
      </w:r>
    </w:p>
    <w:p w14:paraId="12D62F50" w14:textId="77777777" w:rsidR="006E7926" w:rsidRDefault="006E7926" w:rsidP="006E7926">
      <w:pPr>
        <w:spacing w:line="480" w:lineRule="auto"/>
        <w:jc w:val="center"/>
        <w:rPr>
          <w:rFonts w:cs="Times New Roman"/>
        </w:rPr>
      </w:pPr>
      <w:r>
        <w:rPr>
          <w:rFonts w:cs="Times New Roman"/>
        </w:rPr>
        <w:t>Objects and Concepts</w:t>
      </w:r>
    </w:p>
    <w:p w14:paraId="3DE1BA9F" w14:textId="77777777" w:rsidR="006E7926" w:rsidRDefault="006E7926" w:rsidP="006E7926">
      <w:pPr>
        <w:spacing w:line="480" w:lineRule="auto"/>
        <w:jc w:val="center"/>
        <w:rPr>
          <w:rFonts w:cs="Times New Roman"/>
        </w:rPr>
      </w:pPr>
    </w:p>
    <w:p w14:paraId="17C14632" w14:textId="77777777" w:rsidR="006E7926" w:rsidRDefault="007763DB" w:rsidP="007763DB">
      <w:pPr>
        <w:spacing w:line="480" w:lineRule="auto"/>
        <w:ind w:firstLine="709"/>
        <w:rPr>
          <w:rFonts w:cs="Times New Roman"/>
        </w:rPr>
      </w:pPr>
      <w:r>
        <w:rPr>
          <w:rFonts w:cs="Times New Roman"/>
        </w:rPr>
        <w:t>Until this point, computer vision and</w:t>
      </w:r>
      <w:r w:rsidR="00110823">
        <w:rPr>
          <w:rFonts w:cs="Times New Roman"/>
        </w:rPr>
        <w:t xml:space="preserve"> natural language processing have</w:t>
      </w:r>
      <w:r>
        <w:rPr>
          <w:rFonts w:cs="Times New Roman"/>
        </w:rPr>
        <w:t xml:space="preserve"> been discussed as two separate systems. In order for a dialog based interaction system to work these two separate concepts must be connected so that </w:t>
      </w:r>
      <w:r w:rsidR="002E1C59">
        <w:rPr>
          <w:rFonts w:cs="Times New Roman"/>
        </w:rPr>
        <w:t xml:space="preserve">the </w:t>
      </w:r>
      <w:r>
        <w:rPr>
          <w:rFonts w:cs="Times New Roman"/>
        </w:rPr>
        <w:t xml:space="preserve">objects and concepts in one system are able to refer to </w:t>
      </w:r>
      <w:r w:rsidR="002E1C59">
        <w:rPr>
          <w:rFonts w:cs="Times New Roman"/>
        </w:rPr>
        <w:t xml:space="preserve">those in </w:t>
      </w:r>
      <w:r>
        <w:rPr>
          <w:rFonts w:cs="Times New Roman"/>
        </w:rPr>
        <w:t xml:space="preserve">the other. </w:t>
      </w:r>
    </w:p>
    <w:p w14:paraId="6CAEBD3C" w14:textId="77777777" w:rsidR="006E7926" w:rsidRDefault="003C3B68" w:rsidP="006E7926">
      <w:pPr>
        <w:spacing w:line="480" w:lineRule="auto"/>
        <w:rPr>
          <w:rFonts w:cs="Times New Roman"/>
          <w:i/>
        </w:rPr>
      </w:pPr>
      <w:r>
        <w:rPr>
          <w:rFonts w:cs="Times New Roman"/>
          <w:i/>
        </w:rPr>
        <w:t xml:space="preserve">Language </w:t>
      </w:r>
      <w:r w:rsidR="00110823">
        <w:rPr>
          <w:rFonts w:cs="Times New Roman"/>
          <w:i/>
        </w:rPr>
        <w:t>Referents</w:t>
      </w:r>
    </w:p>
    <w:p w14:paraId="069E952C" w14:textId="77777777" w:rsidR="003C3B68" w:rsidRDefault="00110823" w:rsidP="006E7926">
      <w:pPr>
        <w:spacing w:line="480" w:lineRule="auto"/>
        <w:rPr>
          <w:rFonts w:cs="Times New Roman"/>
        </w:rPr>
      </w:pPr>
      <w:r>
        <w:rPr>
          <w:rFonts w:cs="Times New Roman"/>
        </w:rPr>
        <w:tab/>
        <w:t>In order to properly communicate, two entities must share a sys</w:t>
      </w:r>
      <w:r w:rsidR="005C340B">
        <w:rPr>
          <w:rFonts w:cs="Times New Roman"/>
        </w:rPr>
        <w:t>tem of referents.</w:t>
      </w:r>
      <w:r w:rsidR="003C3B68">
        <w:rPr>
          <w:rFonts w:cs="Times New Roman"/>
        </w:rPr>
        <w:t xml:space="preserve"> This need was explored in the work of Amichi Kronfeld, more specifically his essay entitled </w:t>
      </w:r>
      <w:r w:rsidR="003C3B68">
        <w:rPr>
          <w:rFonts w:cs="Times New Roman"/>
          <w:u w:val="single"/>
        </w:rPr>
        <w:t>Reference and Computation: An Essay in Applied Philosophy of Language</w:t>
      </w:r>
      <w:r w:rsidR="003C3B68">
        <w:rPr>
          <w:rFonts w:cs="Times New Roman"/>
        </w:rPr>
        <w:t>. This essay discusses the relating of objects that people refer to in language</w:t>
      </w:r>
      <w:r w:rsidR="00BE4458" w:rsidRPr="00BE4458">
        <w:rPr>
          <w:rFonts w:cs="Times New Roman"/>
        </w:rPr>
        <w:t xml:space="preserve"> </w:t>
      </w:r>
      <w:r w:rsidR="00BE4458">
        <w:rPr>
          <w:rFonts w:cs="Times New Roman"/>
        </w:rPr>
        <w:t>(Kronfeld, 1990)</w:t>
      </w:r>
      <w:r w:rsidR="003C3B68">
        <w:rPr>
          <w:rFonts w:cs="Times New Roman"/>
        </w:rPr>
        <w:t>. When people are speaking to each other there are quite often a number of ambiguities present. The task of filtering these ambiguities and determining wha</w:t>
      </w:r>
      <w:r w:rsidR="002E1C59">
        <w:rPr>
          <w:rFonts w:cs="Times New Roman"/>
        </w:rPr>
        <w:t>t they are referring to does not cause</w:t>
      </w:r>
      <w:r w:rsidR="003C3B68">
        <w:rPr>
          <w:rFonts w:cs="Times New Roman"/>
        </w:rPr>
        <w:t xml:space="preserve"> concern for the people in the conversation. Healthy human mind</w:t>
      </w:r>
      <w:r w:rsidR="002E1C59">
        <w:rPr>
          <w:rFonts w:cs="Times New Roman"/>
        </w:rPr>
        <w:t>s are able to</w:t>
      </w:r>
      <w:r w:rsidR="003C3B68">
        <w:rPr>
          <w:rFonts w:cs="Times New Roman"/>
        </w:rPr>
        <w:t xml:space="preserve"> be presented with a referent in language and determine the concept or object in reality that is being referred to without any confusion. Take the following example. Bob and his wife Margaret are at a party. </w:t>
      </w:r>
    </w:p>
    <w:p w14:paraId="0CCD5B88" w14:textId="77777777" w:rsidR="00110823" w:rsidRDefault="003C3B68" w:rsidP="006E7926">
      <w:pPr>
        <w:spacing w:line="480" w:lineRule="auto"/>
        <w:rPr>
          <w:rFonts w:cs="Times New Roman"/>
        </w:rPr>
      </w:pPr>
      <w:r>
        <w:rPr>
          <w:rFonts w:cs="Times New Roman"/>
        </w:rPr>
        <w:t>Bob: “Harry looks like he and his wife are having a good time at the party</w:t>
      </w:r>
      <w:r w:rsidR="0039781F">
        <w:rPr>
          <w:rFonts w:cs="Times New Roman"/>
        </w:rPr>
        <w:t>.</w:t>
      </w:r>
    </w:p>
    <w:p w14:paraId="3D3D19C4" w14:textId="77777777" w:rsidR="003C3B68" w:rsidRDefault="003C3B68" w:rsidP="006E7926">
      <w:pPr>
        <w:spacing w:line="480" w:lineRule="auto"/>
        <w:rPr>
          <w:rFonts w:cs="Times New Roman"/>
        </w:rPr>
      </w:pPr>
      <w:r>
        <w:rPr>
          <w:rFonts w:cs="Times New Roman"/>
        </w:rPr>
        <w:t>Margaret: “Sally is not Harry’s wife</w:t>
      </w:r>
      <w:r w:rsidR="0039781F">
        <w:rPr>
          <w:rFonts w:cs="Times New Roman"/>
        </w:rPr>
        <w:t>!</w:t>
      </w:r>
      <w:r>
        <w:rPr>
          <w:rFonts w:cs="Times New Roman"/>
        </w:rPr>
        <w:t>”</w:t>
      </w:r>
    </w:p>
    <w:p w14:paraId="6C12583B" w14:textId="77777777" w:rsidR="007F1C8C" w:rsidRDefault="007F1C8C" w:rsidP="006E7926">
      <w:pPr>
        <w:spacing w:line="480" w:lineRule="auto"/>
        <w:rPr>
          <w:rFonts w:cs="Times New Roman"/>
        </w:rPr>
      </w:pPr>
      <w:r>
        <w:rPr>
          <w:rFonts w:cs="Times New Roman"/>
        </w:rPr>
        <w:lastRenderedPageBreak/>
        <w:t>Bob: “Oh, interesting</w:t>
      </w:r>
      <w:r w:rsidR="0039781F">
        <w:rPr>
          <w:rFonts w:cs="Times New Roman"/>
        </w:rPr>
        <w:t>.</w:t>
      </w:r>
      <w:r>
        <w:rPr>
          <w:rFonts w:cs="Times New Roman"/>
        </w:rPr>
        <w:t>”</w:t>
      </w:r>
    </w:p>
    <w:p w14:paraId="16CFBC15" w14:textId="77777777" w:rsidR="006E7926" w:rsidRDefault="00076944" w:rsidP="002E1C59">
      <w:pPr>
        <w:spacing w:line="480" w:lineRule="auto"/>
        <w:ind w:firstLine="709"/>
        <w:rPr>
          <w:rFonts w:cs="Times New Roman"/>
        </w:rPr>
      </w:pPr>
      <w:r>
        <w:rPr>
          <w:rFonts w:cs="Times New Roman"/>
        </w:rPr>
        <w:t>Most likely this interchange will seem perfectly normal to anyone that reads this thesis. However the only reason for that is because humans have an ability to understand the sha</w:t>
      </w:r>
      <w:r w:rsidR="002E1C59">
        <w:rPr>
          <w:rFonts w:cs="Times New Roman"/>
        </w:rPr>
        <w:t xml:space="preserve">ring of referenced objects. Most people reading that interchange will </w:t>
      </w:r>
      <w:r>
        <w:rPr>
          <w:rFonts w:cs="Times New Roman"/>
        </w:rPr>
        <w:t>infer that the situation resembles the following description. Bob and Margaret are together in one part of the room. Harry is some distance away and he is standing with a woman.  Margaret knows that the woman near Harry is not his wife. However, Margaret is able to infer</w:t>
      </w:r>
      <w:r w:rsidR="002E1C59">
        <w:rPr>
          <w:rFonts w:cs="Times New Roman"/>
        </w:rPr>
        <w:t xml:space="preserve"> that</w:t>
      </w:r>
      <w:r>
        <w:rPr>
          <w:rFonts w:cs="Times New Roman"/>
        </w:rPr>
        <w:t xml:space="preserve"> the r</w:t>
      </w:r>
      <w:r w:rsidR="002E1C59">
        <w:rPr>
          <w:rFonts w:cs="Times New Roman"/>
        </w:rPr>
        <w:t>eferent in Bob’s statement</w:t>
      </w:r>
      <w:r>
        <w:rPr>
          <w:rFonts w:cs="Times New Roman"/>
        </w:rPr>
        <w:t xml:space="preserve"> is the woman standing near Harry</w:t>
      </w:r>
      <w:r w:rsidR="002E1C59">
        <w:rPr>
          <w:rFonts w:cs="Times New Roman"/>
        </w:rPr>
        <w:t>, even though sh</w:t>
      </w:r>
      <w:r w:rsidR="00BE4458">
        <w:rPr>
          <w:rFonts w:cs="Times New Roman"/>
        </w:rPr>
        <w:t>e</w:t>
      </w:r>
      <w:r>
        <w:rPr>
          <w:rFonts w:cs="Times New Roman"/>
        </w:rPr>
        <w:t xml:space="preserve"> is not his wife. She does not need to ask Bob to clarify to whom he is </w:t>
      </w:r>
      <w:r w:rsidR="007C320F">
        <w:rPr>
          <w:rFonts w:cs="Times New Roman"/>
        </w:rPr>
        <w:t>referring;</w:t>
      </w:r>
      <w:r>
        <w:rPr>
          <w:rFonts w:cs="Times New Roman"/>
        </w:rPr>
        <w:t xml:space="preserve"> she immediately knows that Bob has mistaken this woman to be the wife of Harry</w:t>
      </w:r>
      <w:r w:rsidR="007F1C8C">
        <w:rPr>
          <w:rFonts w:cs="Times New Roman"/>
        </w:rPr>
        <w:t xml:space="preserve">. Additionally, when Margaret refers to the woman as Sally, even though it is possible that Bob never knew the woman’s name, Bob also is able to immediately understand that the woman he was internalizing as Harry’s wife is actually named Sally and also that she is in fact not Harry’s wife. He has no need to ask who Sally is; he is able to understand that he and his wife are referring to the same person. </w:t>
      </w:r>
      <w:r w:rsidR="007C320F">
        <w:rPr>
          <w:rFonts w:cs="Times New Roman"/>
        </w:rPr>
        <w:t xml:space="preserve">In this situation the objects and people being </w:t>
      </w:r>
      <w:r w:rsidR="00F11DFD">
        <w:rPr>
          <w:rFonts w:cs="Times New Roman"/>
        </w:rPr>
        <w:t>referred</w:t>
      </w:r>
      <w:r w:rsidR="002E1C59">
        <w:rPr>
          <w:rFonts w:cs="Times New Roman"/>
        </w:rPr>
        <w:t xml:space="preserve"> to are given different names but no problem </w:t>
      </w:r>
      <w:r w:rsidR="007C320F">
        <w:rPr>
          <w:rFonts w:cs="Times New Roman"/>
        </w:rPr>
        <w:t>arise</w:t>
      </w:r>
      <w:r w:rsidR="002E1C59">
        <w:rPr>
          <w:rFonts w:cs="Times New Roman"/>
        </w:rPr>
        <w:t>s</w:t>
      </w:r>
      <w:r w:rsidR="007C320F">
        <w:rPr>
          <w:rFonts w:cs="Times New Roman"/>
        </w:rPr>
        <w:t xml:space="preserve"> with the co</w:t>
      </w:r>
      <w:r w:rsidR="002E1C59">
        <w:rPr>
          <w:rFonts w:cs="Times New Roman"/>
        </w:rPr>
        <w:t xml:space="preserve">mmunication </w:t>
      </w:r>
      <w:r w:rsidR="007C320F">
        <w:rPr>
          <w:rFonts w:cs="Times New Roman"/>
        </w:rPr>
        <w:t xml:space="preserve">as each person is able to infer who </w:t>
      </w:r>
      <w:r w:rsidR="00F11DFD">
        <w:rPr>
          <w:rFonts w:cs="Times New Roman"/>
        </w:rPr>
        <w:t>or</w:t>
      </w:r>
      <w:r w:rsidR="007C320F">
        <w:rPr>
          <w:rFonts w:cs="Times New Roman"/>
        </w:rPr>
        <w:t xml:space="preserve"> what the referent is. </w:t>
      </w:r>
    </w:p>
    <w:p w14:paraId="3A6F33CB" w14:textId="77777777" w:rsidR="007212BE" w:rsidRDefault="007C320F" w:rsidP="006E7926">
      <w:pPr>
        <w:spacing w:line="480" w:lineRule="auto"/>
        <w:rPr>
          <w:rFonts w:cs="Times New Roman"/>
        </w:rPr>
      </w:pPr>
      <w:r>
        <w:rPr>
          <w:rFonts w:cs="Times New Roman"/>
        </w:rPr>
        <w:tab/>
        <w:t>One way that this human interaction can be</w:t>
      </w:r>
      <w:r w:rsidR="002E1C59">
        <w:rPr>
          <w:rFonts w:cs="Times New Roman"/>
        </w:rPr>
        <w:t xml:space="preserve"> explained is through a concept </w:t>
      </w:r>
      <w:r w:rsidR="007C2BFA">
        <w:rPr>
          <w:rFonts w:cs="Times New Roman"/>
        </w:rPr>
        <w:t>called</w:t>
      </w:r>
      <w:r>
        <w:rPr>
          <w:rFonts w:cs="Times New Roman"/>
        </w:rPr>
        <w:t xml:space="preserve"> the KLO tr</w:t>
      </w:r>
      <w:r w:rsidR="002E1C59">
        <w:rPr>
          <w:rFonts w:cs="Times New Roman"/>
        </w:rPr>
        <w:t xml:space="preserve">iad. </w:t>
      </w:r>
      <w:r w:rsidR="0073711B">
        <w:rPr>
          <w:rFonts w:cs="Times New Roman"/>
        </w:rPr>
        <w:t xml:space="preserve">(Minton &amp; Rieksts, 2011) </w:t>
      </w:r>
      <w:r w:rsidR="002E1C59">
        <w:rPr>
          <w:rFonts w:cs="Times New Roman"/>
        </w:rPr>
        <w:t xml:space="preserve">KLO refers to </w:t>
      </w:r>
      <w:r>
        <w:rPr>
          <w:rFonts w:cs="Times New Roman"/>
        </w:rPr>
        <w:t xml:space="preserve">the interaction between language (L), the object being </w:t>
      </w:r>
      <w:r w:rsidR="007C2BFA">
        <w:rPr>
          <w:rFonts w:cs="Times New Roman"/>
        </w:rPr>
        <w:t>referred</w:t>
      </w:r>
      <w:r>
        <w:rPr>
          <w:rFonts w:cs="Times New Roman"/>
        </w:rPr>
        <w:t xml:space="preserve"> to (O), and the knowledge base (K) that an </w:t>
      </w:r>
      <w:r w:rsidR="002E1C59">
        <w:rPr>
          <w:rFonts w:cs="Times New Roman"/>
        </w:rPr>
        <w:t>agent</w:t>
      </w:r>
      <w:r>
        <w:rPr>
          <w:rFonts w:cs="Times New Roman"/>
        </w:rPr>
        <w:t xml:space="preserve"> is using. This concept can be explained using the above example of Bob </w:t>
      </w:r>
      <w:r>
        <w:rPr>
          <w:rFonts w:cs="Times New Roman"/>
        </w:rPr>
        <w:lastRenderedPageBreak/>
        <w:t>and Margaret’s conversation. When Bob speaks to Marg</w:t>
      </w:r>
      <w:r w:rsidR="002E1C59">
        <w:rPr>
          <w:rFonts w:cs="Times New Roman"/>
        </w:rPr>
        <w:t>a</w:t>
      </w:r>
      <w:r>
        <w:rPr>
          <w:rFonts w:cs="Times New Roman"/>
        </w:rPr>
        <w:t xml:space="preserve">ret he is referring to the object that is now known to be called </w:t>
      </w:r>
      <w:r w:rsidRPr="0039781F">
        <w:rPr>
          <w:rFonts w:cs="Times New Roman"/>
          <w:i/>
        </w:rPr>
        <w:t>Sally</w:t>
      </w:r>
      <w:r>
        <w:rPr>
          <w:rFonts w:cs="Times New Roman"/>
        </w:rPr>
        <w:t xml:space="preserve">. Bob needed to use some form of language to express his ideas to Margaret. This is where the knowledge base comes into the process. The knowledge base is a conceptual system where </w:t>
      </w:r>
      <w:r w:rsidR="007212BE">
        <w:rPr>
          <w:rFonts w:cs="Times New Roman"/>
        </w:rPr>
        <w:t>agents</w:t>
      </w:r>
      <w:r>
        <w:rPr>
          <w:rFonts w:cs="Times New Roman"/>
        </w:rPr>
        <w:t xml:space="preserve"> can internalize what</w:t>
      </w:r>
      <w:r w:rsidR="00F64974">
        <w:rPr>
          <w:rFonts w:cs="Times New Roman"/>
        </w:rPr>
        <w:t xml:space="preserve"> </w:t>
      </w:r>
      <w:r w:rsidR="007212BE">
        <w:rPr>
          <w:rFonts w:cs="Times New Roman"/>
        </w:rPr>
        <w:t>external objects mean to them. T</w:t>
      </w:r>
      <w:r w:rsidR="00F64974">
        <w:rPr>
          <w:rFonts w:cs="Times New Roman"/>
        </w:rPr>
        <w:t xml:space="preserve">his includes their understanding of what objects are and the different ideas that parts of language can describe. </w:t>
      </w:r>
    </w:p>
    <w:p w14:paraId="5722B522" w14:textId="77777777" w:rsidR="007212BE" w:rsidRDefault="00F64974" w:rsidP="007212BE">
      <w:pPr>
        <w:spacing w:line="480" w:lineRule="auto"/>
        <w:ind w:firstLine="709"/>
        <w:rPr>
          <w:rFonts w:cs="Times New Roman"/>
        </w:rPr>
      </w:pPr>
      <w:r>
        <w:rPr>
          <w:rFonts w:cs="Times New Roman"/>
        </w:rPr>
        <w:t xml:space="preserve">When Bob </w:t>
      </w:r>
      <w:r w:rsidR="000724C7">
        <w:rPr>
          <w:rFonts w:cs="Times New Roman"/>
        </w:rPr>
        <w:t>attempts</w:t>
      </w:r>
      <w:r>
        <w:rPr>
          <w:rFonts w:cs="Times New Roman"/>
        </w:rPr>
        <w:t xml:space="preserve"> to describe the relationship between </w:t>
      </w:r>
      <w:proofErr w:type="gramStart"/>
      <w:r>
        <w:rPr>
          <w:rFonts w:cs="Times New Roman"/>
        </w:rPr>
        <w:t>Sally</w:t>
      </w:r>
      <w:proofErr w:type="gramEnd"/>
      <w:r>
        <w:rPr>
          <w:rFonts w:cs="Times New Roman"/>
        </w:rPr>
        <w:t xml:space="preserve">, </w:t>
      </w:r>
      <w:r w:rsidR="007C2BFA">
        <w:rPr>
          <w:rFonts w:cs="Times New Roman"/>
        </w:rPr>
        <w:t>whose</w:t>
      </w:r>
      <w:r>
        <w:rPr>
          <w:rFonts w:cs="Times New Roman"/>
        </w:rPr>
        <w:t xml:space="preserve"> identity he does not truly know, the most realistic and accurate way his brain can determine to represent this woman who is interacting with Harry is by </w:t>
      </w:r>
      <w:r w:rsidR="005D52C2">
        <w:rPr>
          <w:rFonts w:cs="Times New Roman"/>
        </w:rPr>
        <w:t xml:space="preserve">reasoning </w:t>
      </w:r>
      <w:r>
        <w:rPr>
          <w:rFonts w:cs="Times New Roman"/>
        </w:rPr>
        <w:t xml:space="preserve">that she must be his wife. This causes the connection between the object that is Sally and the language that describes her as wife. This connection that is made is simply a result of the stimulus that Bob has encountered up </w:t>
      </w:r>
      <w:r w:rsidR="00F11DFD">
        <w:rPr>
          <w:rFonts w:cs="Times New Roman"/>
        </w:rPr>
        <w:t>to</w:t>
      </w:r>
      <w:r w:rsidR="007212BE">
        <w:rPr>
          <w:rFonts w:cs="Times New Roman"/>
        </w:rPr>
        <w:t xml:space="preserve"> this point.</w:t>
      </w:r>
    </w:p>
    <w:p w14:paraId="698BB0A4" w14:textId="77777777" w:rsidR="007212BE" w:rsidRDefault="000724C7" w:rsidP="007212BE">
      <w:pPr>
        <w:spacing w:line="480" w:lineRule="auto"/>
        <w:ind w:firstLine="709"/>
        <w:rPr>
          <w:rFonts w:cs="Times New Roman"/>
        </w:rPr>
      </w:pPr>
      <w:r>
        <w:rPr>
          <w:rFonts w:cs="Times New Roman"/>
        </w:rPr>
        <w:t>Similarly</w:t>
      </w:r>
      <w:r w:rsidR="00F64974">
        <w:rPr>
          <w:rFonts w:cs="Times New Roman"/>
        </w:rPr>
        <w:t xml:space="preserve"> when Margaret hears what her husband has said she must then relate the language from Bob to an object in reality using her own knowledge base. When she hears Bob refer to Harry’s wife, an examination of her knowledge is able to produce that object that she has re</w:t>
      </w:r>
      <w:r w:rsidR="007212BE">
        <w:rPr>
          <w:rFonts w:cs="Times New Roman"/>
        </w:rPr>
        <w:t>lated to the concept</w:t>
      </w:r>
      <w:r w:rsidR="00F64974">
        <w:rPr>
          <w:rFonts w:cs="Times New Roman"/>
        </w:rPr>
        <w:t xml:space="preserve"> </w:t>
      </w:r>
      <w:r w:rsidR="00F64974" w:rsidRPr="007212BE">
        <w:rPr>
          <w:rFonts w:cs="Times New Roman"/>
          <w:i/>
        </w:rPr>
        <w:t>Harry’s wife</w:t>
      </w:r>
      <w:r w:rsidR="00F64974">
        <w:rPr>
          <w:rFonts w:cs="Times New Roman"/>
        </w:rPr>
        <w:t>, whom she in fact does know. Unlike Bob, Margaret already has a distinct idea of</w:t>
      </w:r>
      <w:r w:rsidR="007212BE">
        <w:rPr>
          <w:rFonts w:cs="Times New Roman"/>
        </w:rPr>
        <w:t xml:space="preserve"> the object that the concept </w:t>
      </w:r>
      <w:r w:rsidR="00F64974" w:rsidRPr="007212BE">
        <w:rPr>
          <w:rFonts w:cs="Times New Roman"/>
          <w:i/>
        </w:rPr>
        <w:t>Harry’s wife</w:t>
      </w:r>
      <w:r w:rsidR="00F64974">
        <w:rPr>
          <w:rFonts w:cs="Times New Roman"/>
        </w:rPr>
        <w:t xml:space="preserve"> relates to. This then causes her to </w:t>
      </w:r>
      <w:r w:rsidR="007212BE">
        <w:rPr>
          <w:rFonts w:cs="Times New Roman"/>
        </w:rPr>
        <w:t>try to</w:t>
      </w:r>
      <w:r>
        <w:rPr>
          <w:rFonts w:cs="Times New Roman"/>
        </w:rPr>
        <w:t xml:space="preserve"> locate this object in her surroundings. </w:t>
      </w:r>
    </w:p>
    <w:p w14:paraId="2F0474DF" w14:textId="77777777" w:rsidR="007C320F" w:rsidRDefault="000724C7" w:rsidP="007212BE">
      <w:pPr>
        <w:spacing w:line="480" w:lineRule="auto"/>
        <w:ind w:firstLine="709"/>
        <w:rPr>
          <w:rFonts w:cs="Times New Roman"/>
        </w:rPr>
      </w:pPr>
      <w:r>
        <w:rPr>
          <w:rFonts w:cs="Times New Roman"/>
        </w:rPr>
        <w:t>When she is unable to locate the object that she knows to be Harry’s wife she must reevaluate the statement from Bob. She is ab</w:t>
      </w:r>
      <w:r w:rsidR="007212BE">
        <w:rPr>
          <w:rFonts w:cs="Times New Roman"/>
        </w:rPr>
        <w:t xml:space="preserve">le to look again at the idea </w:t>
      </w:r>
      <w:r w:rsidRPr="007212BE">
        <w:rPr>
          <w:rFonts w:cs="Times New Roman"/>
          <w:i/>
        </w:rPr>
        <w:t>Harry’s wife</w:t>
      </w:r>
      <w:r>
        <w:rPr>
          <w:rFonts w:cs="Times New Roman"/>
        </w:rPr>
        <w:t>. N</w:t>
      </w:r>
      <w:r w:rsidR="007212BE">
        <w:rPr>
          <w:rFonts w:cs="Times New Roman"/>
        </w:rPr>
        <w:t xml:space="preserve">ow she can focus on the idea </w:t>
      </w:r>
      <w:r w:rsidR="007212BE">
        <w:rPr>
          <w:rFonts w:cs="Times New Roman"/>
          <w:i/>
        </w:rPr>
        <w:t>wife</w:t>
      </w:r>
      <w:r w:rsidR="007212BE">
        <w:rPr>
          <w:rFonts w:cs="Times New Roman"/>
        </w:rPr>
        <w:t xml:space="preserve"> and fill that concept with</w:t>
      </w:r>
      <w:r>
        <w:rPr>
          <w:rFonts w:cs="Times New Roman"/>
        </w:rPr>
        <w:t xml:space="preserve"> what a wife is</w:t>
      </w:r>
      <w:r w:rsidR="0039781F">
        <w:rPr>
          <w:rFonts w:cs="Times New Roman"/>
        </w:rPr>
        <w:t xml:space="preserve">.  </w:t>
      </w:r>
      <w:r w:rsidR="0039781F">
        <w:rPr>
          <w:rFonts w:cs="Times New Roman"/>
        </w:rPr>
        <w:lastRenderedPageBreak/>
        <w:t>S</w:t>
      </w:r>
      <w:r>
        <w:rPr>
          <w:rFonts w:cs="Times New Roman"/>
        </w:rPr>
        <w:t>he knows that it would be a woman who is most likely married to a man and that it is probable that the man and woman would be near each other in strictly special terms and that these two people would also most likely be interacting in some way with each other. She then is able to observe the interaction between Harry a</w:t>
      </w:r>
      <w:r w:rsidR="00453E01">
        <w:rPr>
          <w:rFonts w:cs="Times New Roman"/>
        </w:rPr>
        <w:t>n</w:t>
      </w:r>
      <w:r>
        <w:rPr>
          <w:rFonts w:cs="Times New Roman"/>
        </w:rPr>
        <w:t xml:space="preserve">d Sally. This finally allows her to reassign the </w:t>
      </w:r>
      <w:r w:rsidR="0039781F">
        <w:rPr>
          <w:rFonts w:cs="Times New Roman"/>
        </w:rPr>
        <w:t xml:space="preserve">concept </w:t>
      </w:r>
      <w:r w:rsidRPr="0039781F">
        <w:rPr>
          <w:rFonts w:cs="Times New Roman"/>
          <w:i/>
        </w:rPr>
        <w:t>wife</w:t>
      </w:r>
      <w:r>
        <w:rPr>
          <w:rFonts w:cs="Times New Roman"/>
        </w:rPr>
        <w:t xml:space="preserve"> in Bob’s statement to actually be referring to Sally. Margaret knows that Sally is not Harry’s wife and is then able to respond to Bob and in doing so promptly corrects his error.</w:t>
      </w:r>
    </w:p>
    <w:p w14:paraId="59045B10" w14:textId="77777777" w:rsidR="00453E01" w:rsidRDefault="000724C7" w:rsidP="006E7926">
      <w:pPr>
        <w:spacing w:line="480" w:lineRule="auto"/>
        <w:rPr>
          <w:rFonts w:cs="Times New Roman"/>
        </w:rPr>
      </w:pPr>
      <w:r>
        <w:rPr>
          <w:rFonts w:cs="Times New Roman"/>
        </w:rPr>
        <w:tab/>
        <w:t xml:space="preserve">This entire process of interpretation, relation, and expression is carried out seemingly instantly. As human beings, Bob and Margaret are using knowledge bases that have been added to and </w:t>
      </w:r>
      <w:r w:rsidR="009260BD">
        <w:rPr>
          <w:rFonts w:cs="Times New Roman"/>
        </w:rPr>
        <w:t xml:space="preserve">refined for many years. The fact that Bob and Margaret don’t share the same knowledge base does not affect their ability to communicate. </w:t>
      </w:r>
      <w:r w:rsidR="00453E01">
        <w:rPr>
          <w:rFonts w:cs="Times New Roman"/>
        </w:rPr>
        <w:t xml:space="preserve">The human mind is able to infer new relationships inside the knowledge base and learn from its surroundings. The KLO triad itself acts to normalize a </w:t>
      </w:r>
      <w:r w:rsidR="002452F9">
        <w:rPr>
          <w:rFonts w:cs="Times New Roman"/>
        </w:rPr>
        <w:t>person’s</w:t>
      </w:r>
      <w:r w:rsidR="00453E01">
        <w:rPr>
          <w:rFonts w:cs="Times New Roman"/>
        </w:rPr>
        <w:t xml:space="preserve"> interaction with their world and </w:t>
      </w:r>
      <w:r w:rsidR="0039781F">
        <w:rPr>
          <w:rFonts w:cs="Times New Roman"/>
        </w:rPr>
        <w:t xml:space="preserve">allows </w:t>
      </w:r>
      <w:r w:rsidR="00453E01">
        <w:rPr>
          <w:rFonts w:cs="Times New Roman"/>
        </w:rPr>
        <w:t>all part of the triad grow and evolve as the person learns and interacts with new things.</w:t>
      </w:r>
    </w:p>
    <w:p w14:paraId="17265CAA" w14:textId="77777777" w:rsidR="002452F9" w:rsidRDefault="002452F9" w:rsidP="006E7926">
      <w:pPr>
        <w:spacing w:line="480" w:lineRule="auto"/>
        <w:rPr>
          <w:rFonts w:cs="Times New Roman"/>
          <w:i/>
        </w:rPr>
      </w:pPr>
      <w:r>
        <w:rPr>
          <w:rFonts w:cs="Times New Roman"/>
          <w:i/>
        </w:rPr>
        <w:t>Establishing Referents</w:t>
      </w:r>
    </w:p>
    <w:p w14:paraId="35BDB628" w14:textId="77777777" w:rsidR="00D46B62" w:rsidRDefault="002452F9" w:rsidP="006E7926">
      <w:pPr>
        <w:spacing w:line="480" w:lineRule="auto"/>
        <w:rPr>
          <w:rFonts w:cs="Times New Roman"/>
        </w:rPr>
      </w:pPr>
      <w:r>
        <w:rPr>
          <w:rFonts w:cs="Times New Roman"/>
        </w:rPr>
        <w:tab/>
        <w:t>In this system of KLO triads and referent matching, there are at least two different methods by which the mind can attain new information that can be used to expand its knowled</w:t>
      </w:r>
      <w:r w:rsidR="00EB1D8A">
        <w:rPr>
          <w:rFonts w:cs="Times New Roman"/>
        </w:rPr>
        <w:t xml:space="preserve">ge base - </w:t>
      </w:r>
      <w:r w:rsidR="007212BE">
        <w:rPr>
          <w:rFonts w:cs="Times New Roman"/>
        </w:rPr>
        <w:t>intensional</w:t>
      </w:r>
      <w:r>
        <w:rPr>
          <w:rFonts w:cs="Times New Roman"/>
        </w:rPr>
        <w:t xml:space="preserve"> learning </w:t>
      </w:r>
      <w:r w:rsidR="007212BE">
        <w:rPr>
          <w:rFonts w:cs="Times New Roman"/>
        </w:rPr>
        <w:t>and extensional learning. Intens</w:t>
      </w:r>
      <w:r>
        <w:rPr>
          <w:rFonts w:cs="Times New Roman"/>
        </w:rPr>
        <w:t xml:space="preserve">ional learning is the process used by Bob and Margaret in the example </w:t>
      </w:r>
      <w:r w:rsidR="007C2BFA">
        <w:rPr>
          <w:rFonts w:cs="Times New Roman"/>
        </w:rPr>
        <w:t>above</w:t>
      </w:r>
      <w:r>
        <w:rPr>
          <w:rFonts w:cs="Times New Roman"/>
        </w:rPr>
        <w:t>. A concept is learned by attempt</w:t>
      </w:r>
      <w:r w:rsidR="007212BE">
        <w:rPr>
          <w:rFonts w:cs="Times New Roman"/>
        </w:rPr>
        <w:t>ing to understand the internal meaning</w:t>
      </w:r>
      <w:r>
        <w:rPr>
          <w:rFonts w:cs="Times New Roman"/>
        </w:rPr>
        <w:t xml:space="preserve"> of the information portrayed to a person. This requires the learner to already have some data that relates to the </w:t>
      </w:r>
      <w:r>
        <w:rPr>
          <w:rFonts w:cs="Times New Roman"/>
        </w:rPr>
        <w:lastRenderedPageBreak/>
        <w:t>concept they are trying to learn. In</w:t>
      </w:r>
      <w:r w:rsidR="00B60422">
        <w:rPr>
          <w:rFonts w:cs="Times New Roman"/>
        </w:rPr>
        <w:t xml:space="preserve"> the case of Bob he was able to use the relation to the woman that was with Harry and </w:t>
      </w:r>
      <w:r w:rsidR="007212BE">
        <w:rPr>
          <w:rFonts w:cs="Times New Roman"/>
        </w:rPr>
        <w:t>correct his misunderstanding</w:t>
      </w:r>
      <w:r w:rsidR="00B60422">
        <w:rPr>
          <w:rFonts w:cs="Times New Roman"/>
        </w:rPr>
        <w:t xml:space="preserve"> that sh</w:t>
      </w:r>
      <w:r w:rsidR="007212BE">
        <w:rPr>
          <w:rFonts w:cs="Times New Roman"/>
        </w:rPr>
        <w:t xml:space="preserve">e was Harry’s wife by adding the fact that her name is Sally and that she is </w:t>
      </w:r>
      <w:r w:rsidR="00B60422">
        <w:rPr>
          <w:rFonts w:cs="Times New Roman"/>
        </w:rPr>
        <w:t>in fact</w:t>
      </w:r>
      <w:r w:rsidR="007212BE">
        <w:rPr>
          <w:rFonts w:cs="Times New Roman"/>
        </w:rPr>
        <w:t xml:space="preserve"> not</w:t>
      </w:r>
      <w:r w:rsidR="00B60422">
        <w:rPr>
          <w:rFonts w:cs="Times New Roman"/>
        </w:rPr>
        <w:t xml:space="preserve"> Harry’s wife at all. This he does without Margaret explicitly telling him that he was wro</w:t>
      </w:r>
      <w:r w:rsidR="007212BE">
        <w:rPr>
          <w:rFonts w:cs="Times New Roman"/>
        </w:rPr>
        <w:t>ng. Instead simply the intensional import</w:t>
      </w:r>
      <w:r w:rsidR="00B60422">
        <w:rPr>
          <w:rFonts w:cs="Times New Roman"/>
        </w:rPr>
        <w:t xml:space="preserve"> of her statement allowed him to affect a change in his knowledge base.</w:t>
      </w:r>
      <w:r w:rsidR="00355E50">
        <w:rPr>
          <w:rFonts w:cs="Times New Roman"/>
        </w:rPr>
        <w:t xml:space="preserve"> </w:t>
      </w:r>
    </w:p>
    <w:p w14:paraId="4A01F28C" w14:textId="77777777" w:rsidR="000E6B1B" w:rsidRPr="00F11DFD" w:rsidRDefault="007212BE" w:rsidP="00F11DFD">
      <w:pPr>
        <w:spacing w:line="480" w:lineRule="auto"/>
        <w:ind w:firstLine="709"/>
        <w:rPr>
          <w:rFonts w:cs="Times New Roman"/>
        </w:rPr>
      </w:pPr>
      <w:r>
        <w:rPr>
          <w:rFonts w:cs="Times New Roman"/>
        </w:rPr>
        <w:t>In contrast to intens</w:t>
      </w:r>
      <w:r w:rsidR="00355E50">
        <w:rPr>
          <w:rFonts w:cs="Times New Roman"/>
        </w:rPr>
        <w:t xml:space="preserve">ional learning, </w:t>
      </w:r>
      <w:r w:rsidR="00D46B62">
        <w:rPr>
          <w:rFonts w:cs="Times New Roman"/>
        </w:rPr>
        <w:t>extensional</w:t>
      </w:r>
      <w:r w:rsidR="00355E50">
        <w:rPr>
          <w:rFonts w:cs="Times New Roman"/>
        </w:rPr>
        <w:t xml:space="preserve"> learning involves a much more explicit interaction between the </w:t>
      </w:r>
      <w:r>
        <w:rPr>
          <w:rFonts w:cs="Times New Roman"/>
        </w:rPr>
        <w:t>learner</w:t>
      </w:r>
      <w:r w:rsidR="00355E50">
        <w:rPr>
          <w:rFonts w:cs="Times New Roman"/>
        </w:rPr>
        <w:t xml:space="preserve"> and their surrounding environment. </w:t>
      </w:r>
      <w:r w:rsidR="00034E91">
        <w:rPr>
          <w:rFonts w:cs="Times New Roman"/>
        </w:rPr>
        <w:t xml:space="preserve">If Margaret were attempting to extensionally inform Bob of the identity of Sally and </w:t>
      </w:r>
      <w:r w:rsidR="002A2134">
        <w:rPr>
          <w:rFonts w:cs="Times New Roman"/>
        </w:rPr>
        <w:t>her</w:t>
      </w:r>
      <w:r w:rsidR="00034E91">
        <w:rPr>
          <w:rFonts w:cs="Times New Roman"/>
        </w:rPr>
        <w:t xml:space="preserve"> relation to Harry she would have had to point her out among the other people in the room and explicitly say that the woman she was pointing to was named Sally and that she was not Harry’s wife. This type of learning is often seen when someone is attempting to explain what an object is to a young child. They pick up the object </w:t>
      </w:r>
      <w:r w:rsidR="00D46B62">
        <w:rPr>
          <w:rFonts w:cs="Times New Roman"/>
        </w:rPr>
        <w:t xml:space="preserve">and show it to the child or point at the object and at </w:t>
      </w:r>
      <w:r w:rsidR="00FE1527">
        <w:rPr>
          <w:rFonts w:cs="Times New Roman"/>
        </w:rPr>
        <w:t xml:space="preserve">the </w:t>
      </w:r>
      <w:r w:rsidR="00D46B62">
        <w:rPr>
          <w:rFonts w:cs="Times New Roman"/>
        </w:rPr>
        <w:t>same time they explain what the object is called and possibly try to describe what the object is used for and how it works</w:t>
      </w:r>
      <w:r w:rsidR="00FE1527">
        <w:rPr>
          <w:rFonts w:cs="Times New Roman"/>
        </w:rPr>
        <w:t>,</w:t>
      </w:r>
      <w:r w:rsidR="00D46B62">
        <w:rPr>
          <w:rFonts w:cs="Times New Roman"/>
        </w:rPr>
        <w:t xml:space="preserve"> if applicable. Throughout life people continue to learn through a combination of both of these methods. Both methods are also necessary as some complex ideas and concepts cannot be easily inferred from relations w</w:t>
      </w:r>
      <w:r w:rsidR="00EB1D8A">
        <w:rPr>
          <w:rFonts w:cs="Times New Roman"/>
        </w:rPr>
        <w:t>ith known concepts. A</w:t>
      </w:r>
      <w:r w:rsidR="00D46B62">
        <w:rPr>
          <w:rFonts w:cs="Times New Roman"/>
        </w:rPr>
        <w:t>lso it would be difficult for people if they had to be explained everything in an extensio</w:t>
      </w:r>
      <w:r w:rsidR="00EB1D8A">
        <w:rPr>
          <w:rFonts w:cs="Times New Roman"/>
        </w:rPr>
        <w:t>nal way throughout their life. I</w:t>
      </w:r>
      <w:r w:rsidR="00D46B62">
        <w:rPr>
          <w:rFonts w:cs="Times New Roman"/>
        </w:rPr>
        <w:t>f this was the case then knowledge would never be able to expand and the ability for someone to discover a concept that has not yet been discovered would</w:t>
      </w:r>
      <w:r w:rsidR="00956877">
        <w:rPr>
          <w:rFonts w:cs="Times New Roman"/>
        </w:rPr>
        <w:t xml:space="preserve"> be impossible.</w:t>
      </w:r>
      <w:r w:rsidR="00F11DFD">
        <w:rPr>
          <w:rFonts w:cs="Times New Roman"/>
        </w:rPr>
        <w:t xml:space="preserve"> </w:t>
      </w:r>
    </w:p>
    <w:p w14:paraId="47C2D2C7" w14:textId="77777777" w:rsidR="00A1297E" w:rsidRDefault="002A2134" w:rsidP="00A1297E">
      <w:pPr>
        <w:spacing w:line="480" w:lineRule="auto"/>
        <w:rPr>
          <w:rFonts w:cs="Times New Roman"/>
          <w:i/>
        </w:rPr>
      </w:pPr>
      <w:r>
        <w:rPr>
          <w:rFonts w:cs="Times New Roman"/>
          <w:i/>
        </w:rPr>
        <w:lastRenderedPageBreak/>
        <w:t>Artificial Communication</w:t>
      </w:r>
    </w:p>
    <w:p w14:paraId="181D080B" w14:textId="77777777" w:rsidR="00DF6217" w:rsidRDefault="002A2134" w:rsidP="00DF6217">
      <w:pPr>
        <w:spacing w:line="480" w:lineRule="auto"/>
        <w:rPr>
          <w:rFonts w:cs="Times New Roman"/>
        </w:rPr>
      </w:pPr>
      <w:r>
        <w:rPr>
          <w:rFonts w:cs="Times New Roman"/>
        </w:rPr>
        <w:tab/>
        <w:t xml:space="preserve">The concept of the KLO triad is an excellent way to create a system where humans could communicate with computing systems. The language and object in the triad are the simplest items to create analogs for. The input of external objects is simply that data </w:t>
      </w:r>
      <w:r w:rsidR="004B6D78">
        <w:rPr>
          <w:rFonts w:cs="Times New Roman"/>
        </w:rPr>
        <w:t>which is taken</w:t>
      </w:r>
      <w:r w:rsidR="00133D78">
        <w:rPr>
          <w:rFonts w:cs="Times New Roman"/>
        </w:rPr>
        <w:t xml:space="preserve"> </w:t>
      </w:r>
      <w:r>
        <w:rPr>
          <w:rFonts w:cs="Times New Roman"/>
        </w:rPr>
        <w:t>in through the robot</w:t>
      </w:r>
      <w:r w:rsidR="00133D78">
        <w:rPr>
          <w:rFonts w:cs="Times New Roman"/>
        </w:rPr>
        <w:t>’</w:t>
      </w:r>
      <w:r>
        <w:rPr>
          <w:rFonts w:cs="Times New Roman"/>
        </w:rPr>
        <w:t xml:space="preserve">s camera. The external language is simply what information is relayed to the robot from an external presenter or produced from the robot for an interacting agent to take in. The knowledge base can then be seen as being the most complex of </w:t>
      </w:r>
      <w:r w:rsidR="00133D78">
        <w:rPr>
          <w:rFonts w:cs="Times New Roman"/>
        </w:rPr>
        <w:t xml:space="preserve">the </w:t>
      </w:r>
      <w:r>
        <w:rPr>
          <w:rFonts w:cs="Times New Roman"/>
        </w:rPr>
        <w:t>pieces that must be created. This is where all the processes discussed earlier such as computer vision, object detection in images and natural language processing</w:t>
      </w:r>
      <w:r w:rsidR="00EB1D8A">
        <w:rPr>
          <w:rFonts w:cs="Times New Roman"/>
        </w:rPr>
        <w:t xml:space="preserve"> come to the fore</w:t>
      </w:r>
      <w:r>
        <w:rPr>
          <w:rFonts w:cs="Times New Roman"/>
        </w:rPr>
        <w:t>. These system</w:t>
      </w:r>
      <w:r w:rsidR="00EB1D8A">
        <w:rPr>
          <w:rFonts w:cs="Times New Roman"/>
        </w:rPr>
        <w:t>s must come together within</w:t>
      </w:r>
      <w:r>
        <w:rPr>
          <w:rFonts w:cs="Times New Roman"/>
        </w:rPr>
        <w:t xml:space="preserve"> the robot</w:t>
      </w:r>
      <w:r w:rsidR="00EB1D8A">
        <w:rPr>
          <w:rFonts w:cs="Times New Roman"/>
        </w:rPr>
        <w:t>’</w:t>
      </w:r>
      <w:r>
        <w:rPr>
          <w:rFonts w:cs="Times New Roman"/>
        </w:rPr>
        <w:t>s soft</w:t>
      </w:r>
      <w:r w:rsidR="00EB1D8A">
        <w:rPr>
          <w:rFonts w:cs="Times New Roman"/>
        </w:rPr>
        <w:t>ware and work together to allow</w:t>
      </w:r>
      <w:r>
        <w:rPr>
          <w:rFonts w:cs="Times New Roman"/>
        </w:rPr>
        <w:t xml:space="preserve"> the robot to </w:t>
      </w:r>
      <w:r w:rsidR="00DF6217">
        <w:rPr>
          <w:rFonts w:cs="Times New Roman"/>
        </w:rPr>
        <w:t xml:space="preserve">accurately carry out any tasks it is set to. </w:t>
      </w:r>
    </w:p>
    <w:p w14:paraId="2CCA491E" w14:textId="77777777" w:rsidR="00193C11" w:rsidRDefault="00DF6217" w:rsidP="00193C11">
      <w:pPr>
        <w:spacing w:line="480" w:lineRule="auto"/>
        <w:rPr>
          <w:rFonts w:cs="Times New Roman"/>
        </w:rPr>
      </w:pPr>
      <w:r>
        <w:rPr>
          <w:rFonts w:cs="Times New Roman"/>
        </w:rPr>
        <w:tab/>
        <w:t>The tasks involved with mapping words to</w:t>
      </w:r>
      <w:r w:rsidR="00EB1D8A">
        <w:rPr>
          <w:rFonts w:cs="Times New Roman"/>
        </w:rPr>
        <w:t xml:space="preserve"> the concepts they represent have</w:t>
      </w:r>
      <w:r>
        <w:rPr>
          <w:rFonts w:cs="Times New Roman"/>
        </w:rPr>
        <w:t xml:space="preserve"> been discussed earlier. However</w:t>
      </w:r>
      <w:r w:rsidR="004B6D78">
        <w:rPr>
          <w:rFonts w:cs="Times New Roman"/>
        </w:rPr>
        <w:t xml:space="preserve">, only the mapping of language to </w:t>
      </w:r>
      <w:r w:rsidR="000765A1">
        <w:rPr>
          <w:rFonts w:cs="Times New Roman"/>
        </w:rPr>
        <w:t>concepts</w:t>
      </w:r>
      <w:r w:rsidR="004B6D78">
        <w:rPr>
          <w:rFonts w:cs="Times New Roman"/>
        </w:rPr>
        <w:t xml:space="preserve"> was cover</w:t>
      </w:r>
      <w:r w:rsidR="004826E9">
        <w:rPr>
          <w:rFonts w:cs="Times New Roman"/>
        </w:rPr>
        <w:t>ed</w:t>
      </w:r>
      <w:r w:rsidR="004B6D78">
        <w:rPr>
          <w:rFonts w:cs="Times New Roman"/>
        </w:rPr>
        <w:t>, not relating those concepts to objects in images.</w:t>
      </w:r>
      <w:r w:rsidR="007C2BFA">
        <w:rPr>
          <w:rFonts w:cs="Times New Roman"/>
        </w:rPr>
        <w:t xml:space="preserve"> </w:t>
      </w:r>
      <w:r w:rsidR="004B6D78">
        <w:rPr>
          <w:rFonts w:cs="Times New Roman"/>
        </w:rPr>
        <w:t>T</w:t>
      </w:r>
      <w:r w:rsidR="007C2BFA">
        <w:rPr>
          <w:rFonts w:cs="Times New Roman"/>
        </w:rPr>
        <w:t>here were processes described that can allow software to extract discrete objects in images. Again</w:t>
      </w:r>
      <w:r w:rsidR="00EB1D8A">
        <w:rPr>
          <w:rFonts w:cs="Times New Roman"/>
        </w:rPr>
        <w:t>,</w:t>
      </w:r>
      <w:r w:rsidR="007C2BFA">
        <w:rPr>
          <w:rFonts w:cs="Times New Roman"/>
        </w:rPr>
        <w:t xml:space="preserve"> though, this only deals with objects that are in images. In order to be of use in creating a KLO triad and facilitating communication there must be some way for the software to understand what the </w:t>
      </w:r>
      <w:r w:rsidR="004826E9">
        <w:rPr>
          <w:rFonts w:cs="Times New Roman"/>
        </w:rPr>
        <w:t>word ball</w:t>
      </w:r>
      <w:r w:rsidR="007C2BFA">
        <w:rPr>
          <w:rFonts w:cs="Times New Roman"/>
        </w:rPr>
        <w:t xml:space="preserve"> refers to. Likewise, the software must be able to understand that when a ball is extracted f</w:t>
      </w:r>
      <w:r w:rsidR="00193C11">
        <w:rPr>
          <w:rFonts w:cs="Times New Roman"/>
        </w:rPr>
        <w:t xml:space="preserve">rom an image that there are concepts that can describe it. In order to attain these internal relations, both of the previous systems that were discussed must be expanded upon and given more interoperability with each </w:t>
      </w:r>
      <w:r w:rsidR="00193C11">
        <w:rPr>
          <w:rFonts w:cs="Times New Roman"/>
        </w:rPr>
        <w:lastRenderedPageBreak/>
        <w:t>other</w:t>
      </w:r>
      <w:r w:rsidR="007F48CF">
        <w:rPr>
          <w:rFonts w:cs="Times New Roman"/>
        </w:rPr>
        <w:t>.</w:t>
      </w:r>
    </w:p>
    <w:p w14:paraId="6763C370" w14:textId="77777777" w:rsidR="00193C11" w:rsidRDefault="00193C11" w:rsidP="00193C11">
      <w:pPr>
        <w:spacing w:line="480" w:lineRule="auto"/>
        <w:rPr>
          <w:rFonts w:cs="Times New Roman"/>
          <w:i/>
        </w:rPr>
      </w:pPr>
      <w:r>
        <w:rPr>
          <w:rFonts w:cs="Times New Roman"/>
          <w:i/>
        </w:rPr>
        <w:t>Classifying Objects</w:t>
      </w:r>
    </w:p>
    <w:p w14:paraId="794D7AB9" w14:textId="77777777" w:rsidR="00131D11" w:rsidRDefault="00193C11" w:rsidP="00193C11">
      <w:pPr>
        <w:spacing w:line="480" w:lineRule="auto"/>
        <w:rPr>
          <w:rFonts w:cs="Times New Roman"/>
        </w:rPr>
      </w:pPr>
      <w:r>
        <w:rPr>
          <w:rFonts w:cs="Times New Roman"/>
        </w:rPr>
        <w:tab/>
        <w:t xml:space="preserve">Earlier, the ability to attain discrete objects from images was explained to be desirable. The reason that this was deemed necessary involves the enhancements that were discussed </w:t>
      </w:r>
      <w:r w:rsidR="007F48CF">
        <w:rPr>
          <w:rFonts w:cs="Times New Roman"/>
        </w:rPr>
        <w:t xml:space="preserve">which </w:t>
      </w:r>
      <w:r>
        <w:rPr>
          <w:rFonts w:cs="Times New Roman"/>
        </w:rPr>
        <w:t xml:space="preserve">must be applied to image processing. As it stands there is already a way for words to map to concepts. If this mapping can be said to be one part of the final knowledge base then there needs to be a connection to the other part, where </w:t>
      </w:r>
      <w:r w:rsidR="00131D11">
        <w:rPr>
          <w:rFonts w:cs="Times New Roman"/>
        </w:rPr>
        <w:t>concepts</w:t>
      </w:r>
      <w:r>
        <w:rPr>
          <w:rFonts w:cs="Times New Roman"/>
        </w:rPr>
        <w:t xml:space="preserve"> are able to map to objects </w:t>
      </w:r>
      <w:r w:rsidR="002E0328">
        <w:rPr>
          <w:rFonts w:cs="Times New Roman"/>
        </w:rPr>
        <w:t xml:space="preserve">obtained </w:t>
      </w:r>
      <w:r>
        <w:rPr>
          <w:rFonts w:cs="Times New Roman"/>
        </w:rPr>
        <w:t xml:space="preserve">from images. For the </w:t>
      </w:r>
      <w:r w:rsidR="00131D11">
        <w:rPr>
          <w:rFonts w:cs="Times New Roman"/>
        </w:rPr>
        <w:t>purposes</w:t>
      </w:r>
      <w:r>
        <w:rPr>
          <w:rFonts w:cs="Times New Roman"/>
        </w:rPr>
        <w:t xml:space="preserve"> of this research, the objects that a robot is concerned with are uniform in color and are either simple shapes or composed of only a few simple shapes. In that case, the knowledge map for the robotic system has </w:t>
      </w:r>
      <w:r w:rsidR="00131D11">
        <w:rPr>
          <w:rFonts w:cs="Times New Roman"/>
        </w:rPr>
        <w:t>two important pieces of information that must exist in order to</w:t>
      </w:r>
      <w:r w:rsidR="00EB1D8A">
        <w:rPr>
          <w:rFonts w:cs="Times New Roman"/>
        </w:rPr>
        <w:t xml:space="preserve"> connect concepts with objects - </w:t>
      </w:r>
      <w:r w:rsidR="00131D11">
        <w:rPr>
          <w:rFonts w:cs="Times New Roman"/>
        </w:rPr>
        <w:t>the color of the object and the object</w:t>
      </w:r>
      <w:r w:rsidR="002E0328">
        <w:rPr>
          <w:rFonts w:cs="Times New Roman"/>
        </w:rPr>
        <w:t>’</w:t>
      </w:r>
      <w:r w:rsidR="00131D11">
        <w:rPr>
          <w:rFonts w:cs="Times New Roman"/>
        </w:rPr>
        <w:t xml:space="preserve">s shape. </w:t>
      </w:r>
    </w:p>
    <w:p w14:paraId="2C69FFA6" w14:textId="77777777" w:rsidR="00131D11" w:rsidRDefault="00131D11" w:rsidP="00193C11">
      <w:pPr>
        <w:spacing w:line="480" w:lineRule="auto"/>
        <w:rPr>
          <w:rFonts w:cs="Times New Roman"/>
        </w:rPr>
      </w:pPr>
      <w:r>
        <w:rPr>
          <w:rFonts w:cs="Times New Roman"/>
        </w:rPr>
        <w:tab/>
        <w:t xml:space="preserve">When the robot is given the word </w:t>
      </w:r>
      <w:r w:rsidR="000765A1">
        <w:rPr>
          <w:rFonts w:cs="Times New Roman"/>
        </w:rPr>
        <w:t>“</w:t>
      </w:r>
      <w:r w:rsidR="002E0328" w:rsidRPr="000765A1">
        <w:rPr>
          <w:rFonts w:cs="Times New Roman"/>
        </w:rPr>
        <w:t>red</w:t>
      </w:r>
      <w:r w:rsidR="000765A1">
        <w:rPr>
          <w:rFonts w:cs="Times New Roman"/>
        </w:rPr>
        <w:t>”</w:t>
      </w:r>
      <w:r w:rsidR="002E0328" w:rsidRPr="002E0328">
        <w:rPr>
          <w:rFonts w:cs="Times New Roman"/>
          <w:i/>
        </w:rPr>
        <w:t>,</w:t>
      </w:r>
      <w:r>
        <w:rPr>
          <w:rFonts w:cs="Times New Roman"/>
        </w:rPr>
        <w:t xml:space="preserve"> this word is able to refer to two different concepts, both of which are </w:t>
      </w:r>
      <w:r>
        <w:rPr>
          <w:rFonts w:cs="Times New Roman"/>
          <w:i/>
        </w:rPr>
        <w:t>color</w:t>
      </w:r>
      <w:r>
        <w:rPr>
          <w:rFonts w:cs="Times New Roman"/>
        </w:rPr>
        <w:t xml:space="preserve">. One of these concepts is a child of the </w:t>
      </w:r>
      <w:r>
        <w:rPr>
          <w:rFonts w:cs="Times New Roman"/>
          <w:i/>
        </w:rPr>
        <w:t>descriptor</w:t>
      </w:r>
      <w:r>
        <w:rPr>
          <w:rFonts w:cs="Times New Roman"/>
        </w:rPr>
        <w:t xml:space="preserve"> concept group in which</w:t>
      </w:r>
      <w:r w:rsidR="002E0328">
        <w:rPr>
          <w:rFonts w:cs="Times New Roman"/>
        </w:rPr>
        <w:t xml:space="preserve"> </w:t>
      </w:r>
      <w:r>
        <w:rPr>
          <w:rFonts w:cs="Times New Roman"/>
        </w:rPr>
        <w:t xml:space="preserve">concepts that </w:t>
      </w:r>
      <w:r w:rsidR="00F11DFD">
        <w:rPr>
          <w:rFonts w:cs="Times New Roman"/>
        </w:rPr>
        <w:t>are</w:t>
      </w:r>
      <w:r>
        <w:rPr>
          <w:rFonts w:cs="Times New Roman"/>
        </w:rPr>
        <w:t xml:space="preserve"> all related to describing and refining other concepts</w:t>
      </w:r>
      <w:r w:rsidR="004B6D78">
        <w:rPr>
          <w:rFonts w:cs="Times New Roman"/>
        </w:rPr>
        <w:t xml:space="preserve"> are contained</w:t>
      </w:r>
      <w:r>
        <w:rPr>
          <w:rFonts w:cs="Times New Roman"/>
        </w:rPr>
        <w:t xml:space="preserve">. The other </w:t>
      </w:r>
      <w:r w:rsidR="004B6D78">
        <w:rPr>
          <w:rFonts w:cs="Times New Roman"/>
          <w:i/>
        </w:rPr>
        <w:t xml:space="preserve">color </w:t>
      </w:r>
      <w:r w:rsidR="004826E9">
        <w:rPr>
          <w:rFonts w:cs="Times New Roman"/>
        </w:rPr>
        <w:t xml:space="preserve">concept </w:t>
      </w:r>
      <w:r w:rsidR="004826E9" w:rsidRPr="002E0328">
        <w:rPr>
          <w:rFonts w:cs="Times New Roman"/>
          <w:i/>
        </w:rPr>
        <w:t>is</w:t>
      </w:r>
      <w:r>
        <w:rPr>
          <w:rFonts w:cs="Times New Roman"/>
        </w:rPr>
        <w:t xml:space="preserve"> a child of the </w:t>
      </w:r>
      <w:r>
        <w:rPr>
          <w:rFonts w:cs="Times New Roman"/>
          <w:i/>
        </w:rPr>
        <w:t>value</w:t>
      </w:r>
      <w:r>
        <w:rPr>
          <w:rFonts w:cs="Times New Roman"/>
        </w:rPr>
        <w:t xml:space="preserve"> concept. This concept deals with things that give discrete values to other concepts</w:t>
      </w:r>
      <w:r w:rsidR="002E0328">
        <w:rPr>
          <w:rFonts w:cs="Times New Roman"/>
        </w:rPr>
        <w:t xml:space="preserve">, </w:t>
      </w:r>
      <w:r w:rsidR="004B6D78">
        <w:rPr>
          <w:rFonts w:cs="Times New Roman"/>
        </w:rPr>
        <w:t>the most</w:t>
      </w:r>
      <w:r>
        <w:rPr>
          <w:rFonts w:cs="Times New Roman"/>
        </w:rPr>
        <w:t xml:space="preserve"> common being the </w:t>
      </w:r>
      <w:r>
        <w:rPr>
          <w:rFonts w:cs="Times New Roman"/>
          <w:i/>
        </w:rPr>
        <w:t>number</w:t>
      </w:r>
      <w:r>
        <w:rPr>
          <w:rFonts w:cs="Times New Roman"/>
        </w:rPr>
        <w:t xml:space="preserve"> concept. </w:t>
      </w:r>
      <w:r w:rsidR="004826E9">
        <w:rPr>
          <w:rFonts w:cs="Times New Roman"/>
        </w:rPr>
        <w:t xml:space="preserve">Now </w:t>
      </w:r>
      <w:r w:rsidR="000765A1">
        <w:rPr>
          <w:rFonts w:cs="Times New Roman"/>
        </w:rPr>
        <w:t>“red”</w:t>
      </w:r>
      <w:r w:rsidR="004826E9">
        <w:rPr>
          <w:rFonts w:cs="Times New Roman"/>
        </w:rPr>
        <w:t xml:space="preserve"> </w:t>
      </w:r>
      <w:r w:rsidR="002E0328">
        <w:rPr>
          <w:rFonts w:cs="Times New Roman"/>
        </w:rPr>
        <w:t>play</w:t>
      </w:r>
      <w:r w:rsidR="004826E9">
        <w:rPr>
          <w:rFonts w:cs="Times New Roman"/>
        </w:rPr>
        <w:t>s</w:t>
      </w:r>
      <w:r w:rsidR="002E0328">
        <w:rPr>
          <w:rFonts w:cs="Times New Roman"/>
        </w:rPr>
        <w:t xml:space="preserve"> two roles: </w:t>
      </w:r>
      <w:r>
        <w:rPr>
          <w:rFonts w:cs="Times New Roman"/>
        </w:rPr>
        <w:t xml:space="preserve">be something that is describing another object and also declare that there is a value </w:t>
      </w:r>
      <w:r w:rsidR="004826E9">
        <w:rPr>
          <w:rFonts w:cs="Times New Roman"/>
        </w:rPr>
        <w:t>that this word represents</w:t>
      </w:r>
      <w:r>
        <w:rPr>
          <w:rFonts w:cs="Times New Roman"/>
        </w:rPr>
        <w:t xml:space="preserve">. If the term </w:t>
      </w:r>
      <w:r w:rsidR="000765A1">
        <w:rPr>
          <w:rFonts w:cs="Times New Roman"/>
        </w:rPr>
        <w:t>“</w:t>
      </w:r>
      <w:r w:rsidR="002E0328" w:rsidRPr="000765A1">
        <w:rPr>
          <w:rFonts w:cs="Times New Roman"/>
        </w:rPr>
        <w:t>red ball</w:t>
      </w:r>
      <w:r w:rsidR="000765A1">
        <w:rPr>
          <w:rFonts w:cs="Times New Roman"/>
        </w:rPr>
        <w:t>”</w:t>
      </w:r>
      <w:r>
        <w:rPr>
          <w:rFonts w:cs="Times New Roman"/>
        </w:rPr>
        <w:t xml:space="preserve"> is analyzed, red is defining a color descriptor for the ball but also defining what the value is for </w:t>
      </w:r>
      <w:r w:rsidR="00F11DFD">
        <w:rPr>
          <w:rFonts w:cs="Times New Roman"/>
        </w:rPr>
        <w:t>that</w:t>
      </w:r>
      <w:r>
        <w:rPr>
          <w:rFonts w:cs="Times New Roman"/>
        </w:rPr>
        <w:t xml:space="preserve"> color descriptor.</w:t>
      </w:r>
    </w:p>
    <w:p w14:paraId="79814144" w14:textId="77777777" w:rsidR="00C05510" w:rsidRPr="00C05510" w:rsidRDefault="00C05510" w:rsidP="00193C11">
      <w:pPr>
        <w:spacing w:line="480" w:lineRule="auto"/>
        <w:rPr>
          <w:rFonts w:cs="Times New Roman"/>
        </w:rPr>
      </w:pPr>
      <w:r>
        <w:rPr>
          <w:rFonts w:cs="Times New Roman"/>
        </w:rPr>
        <w:lastRenderedPageBreak/>
        <w:tab/>
        <w:t xml:space="preserve">This brings the discussion to the first </w:t>
      </w:r>
      <w:r w:rsidR="004826E9">
        <w:rPr>
          <w:rFonts w:cs="Times New Roman"/>
        </w:rPr>
        <w:t xml:space="preserve">addition </w:t>
      </w:r>
      <w:r>
        <w:rPr>
          <w:rFonts w:cs="Times New Roman"/>
        </w:rPr>
        <w:t xml:space="preserve">that must be made to the </w:t>
      </w:r>
      <w:r w:rsidR="00F11DFD">
        <w:rPr>
          <w:rFonts w:cs="Times New Roman"/>
        </w:rPr>
        <w:t>current map</w:t>
      </w:r>
      <w:r>
        <w:rPr>
          <w:rFonts w:cs="Times New Roman"/>
        </w:rPr>
        <w:t xml:space="preserve"> of concepts. When </w:t>
      </w:r>
      <w:r>
        <w:rPr>
          <w:rFonts w:cs="Times New Roman"/>
          <w:i/>
        </w:rPr>
        <w:t>color</w:t>
      </w:r>
      <w:r>
        <w:rPr>
          <w:rFonts w:cs="Times New Roman"/>
        </w:rPr>
        <w:t xml:space="preserve"> is encountered in the space of it being a </w:t>
      </w:r>
      <w:r>
        <w:rPr>
          <w:rFonts w:cs="Times New Roman"/>
          <w:i/>
        </w:rPr>
        <w:t>value</w:t>
      </w:r>
      <w:r>
        <w:rPr>
          <w:rFonts w:cs="Times New Roman"/>
        </w:rPr>
        <w:t xml:space="preserve"> then some value must be stored </w:t>
      </w:r>
      <w:r w:rsidR="00F11DFD">
        <w:rPr>
          <w:rFonts w:cs="Times New Roman"/>
        </w:rPr>
        <w:t>internally</w:t>
      </w:r>
      <w:r>
        <w:rPr>
          <w:rFonts w:cs="Times New Roman"/>
        </w:rPr>
        <w:t xml:space="preserve"> so that software can access it. One way that has been </w:t>
      </w:r>
      <w:r w:rsidR="00F11DFD">
        <w:rPr>
          <w:rFonts w:cs="Times New Roman"/>
        </w:rPr>
        <w:t>explored</w:t>
      </w:r>
      <w:r>
        <w:rPr>
          <w:rFonts w:cs="Times New Roman"/>
        </w:rPr>
        <w:t xml:space="preserve"> to create a database of values for colors that can be referred to is to use what will be referred to here on as </w:t>
      </w:r>
      <w:r w:rsidRPr="00EB1D8A">
        <w:rPr>
          <w:rFonts w:cs="Times New Roman"/>
          <w:i/>
        </w:rPr>
        <w:t>color signatures</w:t>
      </w:r>
      <w:r w:rsidR="00BF1300">
        <w:rPr>
          <w:rFonts w:cs="Times New Roman"/>
        </w:rPr>
        <w:t>. (</w:t>
      </w:r>
      <w:proofErr w:type="spellStart"/>
      <w:r w:rsidR="00BF1300">
        <w:rPr>
          <w:rFonts w:cs="Times New Roman"/>
        </w:rPr>
        <w:t>Sridharan</w:t>
      </w:r>
      <w:proofErr w:type="spellEnd"/>
      <w:r w:rsidR="00BF1300">
        <w:rPr>
          <w:rFonts w:cs="Times New Roman"/>
        </w:rPr>
        <w:t xml:space="preserve"> &amp; Stone, 2009) </w:t>
      </w:r>
      <w:r>
        <w:rPr>
          <w:rFonts w:cs="Times New Roman"/>
        </w:rPr>
        <w:t xml:space="preserve">These signatures are obtained when extracting objects from images. The color values across all pixels that make up the object can be serialized where the matrix of color values is reshaped into a </w:t>
      </w:r>
      <w:r w:rsidR="00EB1D8A">
        <w:rPr>
          <w:rFonts w:cs="Times New Roman"/>
        </w:rPr>
        <w:t xml:space="preserve">one dimensional list of values that contains all the color data present in the object of interest. This data can then </w:t>
      </w:r>
      <w:r>
        <w:rPr>
          <w:rFonts w:cs="Times New Roman"/>
        </w:rPr>
        <w:t>be stored</w:t>
      </w:r>
      <w:r w:rsidR="00EB1D8A">
        <w:rPr>
          <w:rFonts w:cs="Times New Roman"/>
        </w:rPr>
        <w:t xml:space="preserve"> directly onto the robot’s knowledge base and can then </w:t>
      </w:r>
      <w:r>
        <w:rPr>
          <w:rFonts w:cs="Times New Roman"/>
        </w:rPr>
        <w:t xml:space="preserve">be retrieved for further comparison with other colors in the future. </w:t>
      </w:r>
    </w:p>
    <w:p w14:paraId="6EB1D638" w14:textId="77777777" w:rsidR="00DF6217" w:rsidRDefault="004A2EA3" w:rsidP="00193C11">
      <w:pPr>
        <w:spacing w:line="480" w:lineRule="auto"/>
        <w:rPr>
          <w:rFonts w:cs="Times New Roman"/>
        </w:rPr>
      </w:pPr>
      <w:r>
        <w:rPr>
          <w:rFonts w:cs="Times New Roman"/>
        </w:rPr>
        <w:tab/>
        <w:t>Now that the color of an object can be identified there must be a way for the robot to recognize the shape of common obj</w:t>
      </w:r>
      <w:r w:rsidR="00EB1D8A">
        <w:rPr>
          <w:rFonts w:cs="Times New Roman"/>
        </w:rPr>
        <w:t xml:space="preserve">ects. There are many words that represent specifications of the parent concept </w:t>
      </w:r>
      <w:r>
        <w:rPr>
          <w:rFonts w:cs="Times New Roman"/>
          <w:i/>
        </w:rPr>
        <w:t>object</w:t>
      </w:r>
      <w:r w:rsidR="00E33575">
        <w:rPr>
          <w:rFonts w:cs="Times New Roman"/>
        </w:rPr>
        <w:t>. These words aren’t part of</w:t>
      </w:r>
      <w:r w:rsidR="00EB1D8A">
        <w:rPr>
          <w:rFonts w:cs="Times New Roman"/>
        </w:rPr>
        <w:t xml:space="preserve"> </w:t>
      </w:r>
      <w:r w:rsidR="00EB1D8A" w:rsidRPr="00EB1D8A">
        <w:rPr>
          <w:rFonts w:cs="Times New Roman"/>
          <w:i/>
        </w:rPr>
        <w:t>action</w:t>
      </w:r>
      <w:r>
        <w:rPr>
          <w:rFonts w:cs="Times New Roman"/>
        </w:rPr>
        <w:t xml:space="preserve"> or </w:t>
      </w:r>
      <w:r w:rsidRPr="00EB1D8A">
        <w:rPr>
          <w:rFonts w:cs="Times New Roman"/>
          <w:i/>
        </w:rPr>
        <w:t>value</w:t>
      </w:r>
      <w:r w:rsidR="00EB1D8A">
        <w:rPr>
          <w:rFonts w:cs="Times New Roman"/>
        </w:rPr>
        <w:t xml:space="preserve"> and are further described</w:t>
      </w:r>
      <w:r>
        <w:rPr>
          <w:rFonts w:cs="Times New Roman"/>
        </w:rPr>
        <w:t xml:space="preserve"> by </w:t>
      </w:r>
      <w:r w:rsidR="00EB1D8A">
        <w:rPr>
          <w:rFonts w:cs="Times New Roman"/>
          <w:i/>
        </w:rPr>
        <w:t>descriptor</w:t>
      </w:r>
      <w:r>
        <w:rPr>
          <w:rFonts w:cs="Times New Roman"/>
        </w:rPr>
        <w:t xml:space="preserve">. When the software encounters the word </w:t>
      </w:r>
      <w:r w:rsidR="000765A1">
        <w:rPr>
          <w:rFonts w:cs="Times New Roman"/>
        </w:rPr>
        <w:t>“</w:t>
      </w:r>
      <w:r w:rsidR="00A77A75" w:rsidRPr="000765A1">
        <w:rPr>
          <w:rFonts w:cs="Times New Roman"/>
        </w:rPr>
        <w:t>ball</w:t>
      </w:r>
      <w:r w:rsidR="00A77A75">
        <w:rPr>
          <w:rFonts w:cs="Times New Roman"/>
        </w:rPr>
        <w:t>,</w:t>
      </w:r>
      <w:r w:rsidR="000765A1">
        <w:rPr>
          <w:rFonts w:cs="Times New Roman"/>
        </w:rPr>
        <w:t>”</w:t>
      </w:r>
      <w:r>
        <w:rPr>
          <w:rFonts w:cs="Times New Roman"/>
        </w:rPr>
        <w:t xml:space="preserve"> there will be a mapping to the concept </w:t>
      </w:r>
      <w:r>
        <w:rPr>
          <w:rFonts w:cs="Times New Roman"/>
          <w:i/>
        </w:rPr>
        <w:t>ball</w:t>
      </w:r>
      <w:r>
        <w:rPr>
          <w:rFonts w:cs="Times New Roman"/>
        </w:rPr>
        <w:t xml:space="preserve"> under the </w:t>
      </w:r>
      <w:r>
        <w:rPr>
          <w:rFonts w:cs="Times New Roman"/>
          <w:i/>
        </w:rPr>
        <w:t>object</w:t>
      </w:r>
      <w:r>
        <w:rPr>
          <w:rFonts w:cs="Times New Roman"/>
        </w:rPr>
        <w:t xml:space="preserve"> heading. </w:t>
      </w:r>
      <w:r w:rsidR="00E33575">
        <w:rPr>
          <w:rFonts w:cs="Times New Roman"/>
        </w:rPr>
        <w:t xml:space="preserve">The </w:t>
      </w:r>
      <w:r w:rsidR="00E33575">
        <w:rPr>
          <w:rFonts w:cs="Times New Roman"/>
          <w:i/>
        </w:rPr>
        <w:t>object</w:t>
      </w:r>
      <w:r w:rsidR="00E33575">
        <w:rPr>
          <w:rFonts w:cs="Times New Roman"/>
        </w:rPr>
        <w:t xml:space="preserve"> concept</w:t>
      </w:r>
      <w:r w:rsidR="00A77A75">
        <w:rPr>
          <w:rFonts w:cs="Times New Roman"/>
        </w:rPr>
        <w:t>s</w:t>
      </w:r>
      <w:r w:rsidR="00E33575">
        <w:rPr>
          <w:rFonts w:cs="Times New Roman"/>
        </w:rPr>
        <w:t xml:space="preserve"> in the </w:t>
      </w:r>
      <w:r>
        <w:rPr>
          <w:rFonts w:cs="Times New Roman"/>
        </w:rPr>
        <w:t xml:space="preserve">map differ from other concepts in that they need to be supplied with a set of attributes </w:t>
      </w:r>
      <w:r w:rsidR="00E33575">
        <w:rPr>
          <w:rFonts w:cs="Times New Roman"/>
        </w:rPr>
        <w:t xml:space="preserve">internally and cannot rely on other words in a sentence </w:t>
      </w:r>
      <w:r w:rsidR="00A77A75">
        <w:rPr>
          <w:rFonts w:cs="Times New Roman"/>
        </w:rPr>
        <w:t xml:space="preserve">to </w:t>
      </w:r>
      <w:r w:rsidR="00E33575">
        <w:rPr>
          <w:rFonts w:cs="Times New Roman"/>
        </w:rPr>
        <w:t>describe their characteristics</w:t>
      </w:r>
      <w:r>
        <w:rPr>
          <w:rFonts w:cs="Times New Roman"/>
        </w:rPr>
        <w:t>.</w:t>
      </w:r>
      <w:r w:rsidR="00143F9C">
        <w:rPr>
          <w:rFonts w:cs="Times New Roman"/>
        </w:rPr>
        <w:t xml:space="preserve"> For the purposes of identifying simple objects, an important attribute would be the shape of the object. Is the object a circle, a square, or a combination of shapes that together define an object? The software can then search for objects</w:t>
      </w:r>
      <w:r w:rsidR="00E33575">
        <w:rPr>
          <w:rFonts w:cs="Times New Roman"/>
        </w:rPr>
        <w:t xml:space="preserve"> in the knowledge base</w:t>
      </w:r>
      <w:r w:rsidR="00143F9C">
        <w:rPr>
          <w:rFonts w:cs="Times New Roman"/>
        </w:rPr>
        <w:t xml:space="preserve"> that match the shapes </w:t>
      </w:r>
      <w:r w:rsidR="00E33575">
        <w:rPr>
          <w:rFonts w:cs="Times New Roman"/>
        </w:rPr>
        <w:t xml:space="preserve">associated with the object </w:t>
      </w:r>
      <w:r w:rsidR="00E33575">
        <w:rPr>
          <w:rFonts w:cs="Times New Roman"/>
        </w:rPr>
        <w:lastRenderedPageBreak/>
        <w:t xml:space="preserve">identified in the sentence </w:t>
      </w:r>
      <w:r w:rsidR="00143F9C">
        <w:rPr>
          <w:rFonts w:cs="Times New Roman"/>
        </w:rPr>
        <w:t xml:space="preserve">being examined. </w:t>
      </w:r>
      <w:r w:rsidR="00F11DFD">
        <w:rPr>
          <w:rFonts w:cs="Times New Roman"/>
        </w:rPr>
        <w:t>In addition to this, it is possible to save images of known objects so that in the future</w:t>
      </w:r>
      <w:r w:rsidR="00E33575">
        <w:rPr>
          <w:rFonts w:cs="Times New Roman"/>
        </w:rPr>
        <w:t>,</w:t>
      </w:r>
      <w:r w:rsidR="00F11DFD">
        <w:rPr>
          <w:rFonts w:cs="Times New Roman"/>
        </w:rPr>
        <w:t xml:space="preserve"> when that word is again encountered, all that is necessary to identify an object is to compare it to known examples of that object.</w:t>
      </w:r>
    </w:p>
    <w:p w14:paraId="377420C0" w14:textId="77777777" w:rsidR="00F11DFD" w:rsidRPr="0040237C" w:rsidRDefault="00F11DFD" w:rsidP="00F11DFD">
      <w:pPr>
        <w:spacing w:line="480" w:lineRule="auto"/>
        <w:rPr>
          <w:rFonts w:cs="Times New Roman"/>
          <w:i/>
          <w:iCs/>
        </w:rPr>
      </w:pPr>
      <w:r w:rsidRPr="0040237C">
        <w:rPr>
          <w:rFonts w:cs="Times New Roman"/>
          <w:i/>
          <w:iCs/>
        </w:rPr>
        <w:t>Learning</w:t>
      </w:r>
    </w:p>
    <w:p w14:paraId="7D1929B5" w14:textId="77777777" w:rsidR="00E33575" w:rsidRDefault="00F11DFD" w:rsidP="00E33575">
      <w:pPr>
        <w:spacing w:line="480" w:lineRule="auto"/>
        <w:rPr>
          <w:rFonts w:cs="Times New Roman"/>
        </w:rPr>
      </w:pPr>
      <w:r w:rsidRPr="0040237C">
        <w:rPr>
          <w:rFonts w:cs="Times New Roman"/>
        </w:rPr>
        <w:tab/>
      </w:r>
      <w:r w:rsidR="004B2094">
        <w:rPr>
          <w:rFonts w:cs="Times New Roman"/>
        </w:rPr>
        <w:t xml:space="preserve">A system has been described where objects in images and the concepts represented by language can be related to one another. However, this system only allows </w:t>
      </w:r>
      <w:r w:rsidR="00E33575">
        <w:rPr>
          <w:rFonts w:cs="Times New Roman"/>
        </w:rPr>
        <w:t xml:space="preserve">for a fixed set of known </w:t>
      </w:r>
      <w:r w:rsidR="00A77A75">
        <w:rPr>
          <w:rFonts w:cs="Times New Roman"/>
        </w:rPr>
        <w:t>object-to-concept-to-language</w:t>
      </w:r>
      <w:r w:rsidR="004B2094">
        <w:rPr>
          <w:rFonts w:cs="Times New Roman"/>
        </w:rPr>
        <w:t xml:space="preserve"> mappings. </w:t>
      </w:r>
      <w:r w:rsidR="00E33575">
        <w:rPr>
          <w:rFonts w:cs="Times New Roman"/>
        </w:rPr>
        <w:t>A major hurdle for</w:t>
      </w:r>
      <w:r w:rsidRPr="0040237C">
        <w:rPr>
          <w:rFonts w:cs="Times New Roman"/>
        </w:rPr>
        <w:t xml:space="preserve"> designing a robot that will be able to recognize objects and communicate w</w:t>
      </w:r>
      <w:r w:rsidR="00E33575">
        <w:rPr>
          <w:rFonts w:cs="Times New Roman"/>
        </w:rPr>
        <w:t>ith a user is the fact that it is</w:t>
      </w:r>
      <w:r w:rsidRPr="0040237C">
        <w:rPr>
          <w:rFonts w:cs="Times New Roman"/>
        </w:rPr>
        <w:t xml:space="preserve"> not possible to give the robot a collection of every object or word that can be encountered. To overcome this</w:t>
      </w:r>
      <w:r>
        <w:rPr>
          <w:rFonts w:cs="Times New Roman"/>
        </w:rPr>
        <w:t>,</w:t>
      </w:r>
      <w:r w:rsidRPr="0040237C">
        <w:rPr>
          <w:rFonts w:cs="Times New Roman"/>
        </w:rPr>
        <w:t xml:space="preserve"> the robot needs to have the ability to learn. While a piece of software is running it is trivial to store new information in a data structure. Issues arise when a program is stopped or a computer is turned off. The answer to this is to store the data representing the robot</w:t>
      </w:r>
      <w:r w:rsidR="00A77A75">
        <w:rPr>
          <w:rFonts w:cs="Times New Roman"/>
        </w:rPr>
        <w:t>’</w:t>
      </w:r>
      <w:r w:rsidRPr="0040237C">
        <w:rPr>
          <w:rFonts w:cs="Times New Roman"/>
        </w:rPr>
        <w:t xml:space="preserve">s knowledge on some type of more permanent storage. A system had to be found that would allow the data to be stored in a way that was fairly portable. </w:t>
      </w:r>
    </w:p>
    <w:p w14:paraId="4961FB4A" w14:textId="77777777" w:rsidR="00E33575" w:rsidRDefault="00F11DFD" w:rsidP="00E33575">
      <w:pPr>
        <w:spacing w:line="480" w:lineRule="auto"/>
        <w:ind w:firstLine="709"/>
        <w:rPr>
          <w:rFonts w:cs="Times New Roman"/>
        </w:rPr>
      </w:pPr>
      <w:r w:rsidRPr="0040237C">
        <w:rPr>
          <w:rFonts w:cs="Times New Roman"/>
        </w:rPr>
        <w:t xml:space="preserve">Very early on in the search for a knowledge storage solution, XML showed itself to be a very appropriate choice. The main benefit of XML is the ability of the programmer to define their own tags. Where the tags that exist in HTML have been defined by the W3C, the tags that XML uses are completely dependent on what type of data is to be stored in the XML document or what the XML document is supposed to represent. This made XML an obvious choice for storing a collection of related </w:t>
      </w:r>
      <w:r w:rsidRPr="0040237C">
        <w:rPr>
          <w:rFonts w:cs="Times New Roman"/>
        </w:rPr>
        <w:lastRenderedPageBreak/>
        <w:t xml:space="preserve">material that could represent the knowledge a system has. When the decision to use XML was made, it was necessary to find a parser that could take data in an XML document and build an internal data structure that could represent the knowledge stored in it. </w:t>
      </w:r>
    </w:p>
    <w:p w14:paraId="4EF22D82" w14:textId="77777777" w:rsidR="00E33575" w:rsidRDefault="00F11DFD" w:rsidP="00E33575">
      <w:pPr>
        <w:spacing w:line="480" w:lineRule="auto"/>
        <w:ind w:firstLine="709"/>
        <w:rPr>
          <w:rFonts w:cs="Times New Roman"/>
        </w:rPr>
      </w:pPr>
      <w:r w:rsidRPr="0040237C">
        <w:rPr>
          <w:rFonts w:cs="Times New Roman"/>
        </w:rPr>
        <w:t xml:space="preserve">There are many parsers that exist for both MATLAB and for </w:t>
      </w:r>
      <w:r>
        <w:rPr>
          <w:rFonts w:cs="Times New Roman"/>
        </w:rPr>
        <w:t>C</w:t>
      </w:r>
      <w:r w:rsidRPr="0040237C">
        <w:rPr>
          <w:rFonts w:cs="Times New Roman"/>
        </w:rPr>
        <w:t>++, so this first part was not a problem. The harder part of this is that in order for the robot to learn, there has to be a way to take any additional knowledge attained while running and store it in the XML file. This created the need for an XML generator. This was harder to find. The issue was that the parser had to convert data into the same structure that the generator would use to build the new XML file. There were implementations of parsers that could also generate new XML documents from the data that was parsed but</w:t>
      </w:r>
      <w:r w:rsidR="009372BA">
        <w:rPr>
          <w:rFonts w:cs="Times New Roman"/>
        </w:rPr>
        <w:t>,</w:t>
      </w:r>
      <w:r w:rsidRPr="0040237C">
        <w:rPr>
          <w:rFonts w:cs="Times New Roman"/>
        </w:rPr>
        <w:t xml:space="preserve"> while robust, they included unnecessary functionality that made the surprisingly simple interaction required much more complicated. This prompted the creation of a custom parser and generator. This custom solution allowed for streamlining of the process to include only the functionality that was required by the knowledge representation system. </w:t>
      </w:r>
    </w:p>
    <w:p w14:paraId="3BC8B615" w14:textId="77777777" w:rsidR="008275BE" w:rsidRDefault="00F11DFD" w:rsidP="00E33575">
      <w:pPr>
        <w:spacing w:line="480" w:lineRule="auto"/>
        <w:ind w:firstLine="709"/>
        <w:rPr>
          <w:rFonts w:cs="Times New Roman"/>
        </w:rPr>
      </w:pPr>
      <w:r w:rsidRPr="0040237C">
        <w:rPr>
          <w:rFonts w:cs="Times New Roman"/>
        </w:rPr>
        <w:t xml:space="preserve">The parser functions by reading through an XML file that represents a collection of concepts and building a graph from the file. For the most part, the tags in the XML file represent concepts and sub-concepts. There are two special tags that represent other properties of the objects in the file; </w:t>
      </w:r>
      <w:r>
        <w:rPr>
          <w:rFonts w:cs="Times New Roman"/>
        </w:rPr>
        <w:t>specifically</w:t>
      </w:r>
      <w:r w:rsidRPr="0040237C">
        <w:rPr>
          <w:rFonts w:cs="Times New Roman"/>
        </w:rPr>
        <w:t xml:space="preserve"> they represent references to other objects that an object needs to have access to. Th</w:t>
      </w:r>
      <w:r w:rsidR="00E33575">
        <w:rPr>
          <w:rFonts w:cs="Times New Roman"/>
        </w:rPr>
        <w:t xml:space="preserve">e first of these is the </w:t>
      </w:r>
      <w:proofErr w:type="spellStart"/>
      <w:r w:rsidR="00E33575" w:rsidRPr="00E33575">
        <w:rPr>
          <w:rFonts w:cs="Times New Roman"/>
          <w:i/>
        </w:rPr>
        <w:t>reqgrp</w:t>
      </w:r>
      <w:proofErr w:type="spellEnd"/>
      <w:r w:rsidRPr="0040237C">
        <w:rPr>
          <w:rFonts w:cs="Times New Roman"/>
        </w:rPr>
        <w:t xml:space="preserve"> </w:t>
      </w:r>
      <w:r w:rsidR="002E77BB">
        <w:rPr>
          <w:rFonts w:cs="Times New Roman"/>
        </w:rPr>
        <w:t xml:space="preserve">(required group) </w:t>
      </w:r>
      <w:r w:rsidRPr="0040237C">
        <w:rPr>
          <w:rFonts w:cs="Times New Roman"/>
        </w:rPr>
        <w:t xml:space="preserve">tag. This tag lets the parser know that the data contained </w:t>
      </w:r>
      <w:r w:rsidRPr="0040237C">
        <w:rPr>
          <w:rFonts w:cs="Times New Roman"/>
        </w:rPr>
        <w:lastRenderedPageBreak/>
        <w:t xml:space="preserve">in this tag represents a list of other objects that are required for this object to be valid. This is a way to check </w:t>
      </w:r>
      <w:r w:rsidR="002E77BB">
        <w:rPr>
          <w:rFonts w:cs="Times New Roman"/>
        </w:rPr>
        <w:t>whether</w:t>
      </w:r>
      <w:r w:rsidR="002E77BB" w:rsidRPr="0040237C">
        <w:rPr>
          <w:rFonts w:cs="Times New Roman"/>
        </w:rPr>
        <w:t xml:space="preserve"> </w:t>
      </w:r>
      <w:r w:rsidRPr="0040237C">
        <w:rPr>
          <w:rFonts w:cs="Times New Roman"/>
        </w:rPr>
        <w:t>a word is representing a given concept by ensuring that the sentence the word is in contains the other required c</w:t>
      </w:r>
      <w:r w:rsidR="00E33575">
        <w:rPr>
          <w:rFonts w:cs="Times New Roman"/>
        </w:rPr>
        <w:t xml:space="preserve">oncepts. The second tag is </w:t>
      </w:r>
      <w:proofErr w:type="spellStart"/>
      <w:r w:rsidR="00E33575" w:rsidRPr="00E33575">
        <w:rPr>
          <w:rFonts w:cs="Times New Roman"/>
          <w:i/>
        </w:rPr>
        <w:t>req</w:t>
      </w:r>
      <w:proofErr w:type="spellEnd"/>
      <w:r w:rsidR="00E33575">
        <w:rPr>
          <w:rFonts w:cs="Times New Roman"/>
        </w:rPr>
        <w:t xml:space="preserve"> </w:t>
      </w:r>
      <w:r w:rsidR="002E77BB">
        <w:rPr>
          <w:rFonts w:cs="Times New Roman"/>
        </w:rPr>
        <w:t>(required, or required concept</w:t>
      </w:r>
      <w:proofErr w:type="gramStart"/>
      <w:r w:rsidR="002E77BB">
        <w:rPr>
          <w:rFonts w:cs="Times New Roman"/>
        </w:rPr>
        <w:t xml:space="preserve">) </w:t>
      </w:r>
      <w:r w:rsidR="00E33575">
        <w:rPr>
          <w:rFonts w:cs="Times New Roman"/>
        </w:rPr>
        <w:t>which</w:t>
      </w:r>
      <w:proofErr w:type="gramEnd"/>
      <w:r w:rsidR="00E33575">
        <w:rPr>
          <w:rFonts w:cs="Times New Roman"/>
        </w:rPr>
        <w:t xml:space="preserve"> </w:t>
      </w:r>
      <w:r w:rsidRPr="0040237C">
        <w:rPr>
          <w:rFonts w:cs="Times New Roman"/>
        </w:rPr>
        <w:t>represents a</w:t>
      </w:r>
      <w:r>
        <w:rPr>
          <w:rFonts w:cs="Times New Roman"/>
        </w:rPr>
        <w:t xml:space="preserve">n item in a </w:t>
      </w:r>
      <w:r w:rsidRPr="00E33575">
        <w:rPr>
          <w:rFonts w:cs="Times New Roman"/>
          <w:i/>
        </w:rPr>
        <w:t>reqgrp</w:t>
      </w:r>
      <w:r>
        <w:rPr>
          <w:rFonts w:cs="Times New Roman"/>
        </w:rPr>
        <w:t>. The content</w:t>
      </w:r>
      <w:r w:rsidRPr="0040237C">
        <w:rPr>
          <w:rFonts w:cs="Times New Roman"/>
        </w:rPr>
        <w:t xml:space="preserve"> of this tag is the name of the required concept. The tag must also contain at least one </w:t>
      </w:r>
      <w:r w:rsidR="00E33575">
        <w:rPr>
          <w:rFonts w:cs="Times New Roman"/>
        </w:rPr>
        <w:t xml:space="preserve">attribute called </w:t>
      </w:r>
      <w:r w:rsidR="00E33575" w:rsidRPr="00E33575">
        <w:rPr>
          <w:rFonts w:cs="Times New Roman"/>
          <w:i/>
        </w:rPr>
        <w:t>parent</w:t>
      </w:r>
      <w:r w:rsidRPr="0040237C">
        <w:rPr>
          <w:rFonts w:cs="Times New Roman"/>
        </w:rPr>
        <w:t xml:space="preserve"> </w:t>
      </w:r>
      <w:r w:rsidR="002E77BB">
        <w:rPr>
          <w:rFonts w:cs="Times New Roman"/>
        </w:rPr>
        <w:t>whose</w:t>
      </w:r>
      <w:r w:rsidR="002E77BB" w:rsidRPr="0040237C">
        <w:rPr>
          <w:rFonts w:cs="Times New Roman"/>
        </w:rPr>
        <w:t xml:space="preserve"> </w:t>
      </w:r>
      <w:r w:rsidRPr="0040237C">
        <w:rPr>
          <w:rFonts w:cs="Times New Roman"/>
        </w:rPr>
        <w:t xml:space="preserve">value is the name representing the parent of the required concept. This is necessary as there are some concepts that have the same name but </w:t>
      </w:r>
      <w:r w:rsidR="00E33575">
        <w:rPr>
          <w:rFonts w:cs="Times New Roman"/>
        </w:rPr>
        <w:t>can be placed under many root concepts. For example color is</w:t>
      </w:r>
      <w:r w:rsidRPr="0040237C">
        <w:rPr>
          <w:rFonts w:cs="Times New Roman"/>
        </w:rPr>
        <w:t xml:space="preserve"> in the </w:t>
      </w:r>
      <w:r w:rsidRPr="00E33575">
        <w:rPr>
          <w:rFonts w:cs="Times New Roman"/>
          <w:i/>
        </w:rPr>
        <w:t>descriptor</w:t>
      </w:r>
      <w:r w:rsidRPr="0040237C">
        <w:rPr>
          <w:rFonts w:cs="Times New Roman"/>
        </w:rPr>
        <w:t xml:space="preserve"> concept and the </w:t>
      </w:r>
      <w:r w:rsidRPr="00E33575">
        <w:rPr>
          <w:rFonts w:cs="Times New Roman"/>
          <w:i/>
        </w:rPr>
        <w:t>value</w:t>
      </w:r>
      <w:r w:rsidRPr="0040237C">
        <w:rPr>
          <w:rFonts w:cs="Times New Roman"/>
        </w:rPr>
        <w:t xml:space="preserve"> concept. The parent attribute ensures that the appropriate requir</w:t>
      </w:r>
      <w:r w:rsidR="00E33575">
        <w:rPr>
          <w:rFonts w:cs="Times New Roman"/>
        </w:rPr>
        <w:t>ed concept is selected. Figure 5.1</w:t>
      </w:r>
      <w:r w:rsidRPr="0040237C">
        <w:rPr>
          <w:rFonts w:cs="Times New Roman"/>
        </w:rPr>
        <w:t xml:space="preserve"> shows a</w:t>
      </w:r>
      <w:r w:rsidR="00E33575">
        <w:rPr>
          <w:rFonts w:cs="Times New Roman"/>
        </w:rPr>
        <w:t xml:space="preserve"> sample of XML code and figure 5.2</w:t>
      </w:r>
      <w:r w:rsidRPr="0040237C">
        <w:rPr>
          <w:rFonts w:cs="Times New Roman"/>
        </w:rPr>
        <w:t xml:space="preserve"> shows the graph </w:t>
      </w:r>
      <w:r>
        <w:rPr>
          <w:rFonts w:cs="Times New Roman"/>
        </w:rPr>
        <w:t>that is built from that sample.</w:t>
      </w:r>
    </w:p>
    <w:p w14:paraId="1DFE2603" w14:textId="77777777" w:rsidR="00647C5D" w:rsidRDefault="00647C5D" w:rsidP="00F11DFD">
      <w:pPr>
        <w:spacing w:line="480" w:lineRule="auto"/>
        <w:rPr>
          <w:rFonts w:cs="Times New Roman"/>
        </w:rPr>
      </w:pPr>
      <w:r>
        <w:rPr>
          <w:rFonts w:cs="Times New Roman"/>
        </w:rPr>
        <w:t>Figure 5.1</w:t>
      </w:r>
    </w:p>
    <w:p w14:paraId="3A050786" w14:textId="77777777" w:rsidR="00647C5D" w:rsidRDefault="00647C5D" w:rsidP="00F11DFD">
      <w:pPr>
        <w:spacing w:line="480" w:lineRule="auto"/>
        <w:rPr>
          <w:rFonts w:cs="Times New Roman"/>
        </w:rPr>
      </w:pPr>
      <w:r>
        <w:rPr>
          <w:rFonts w:cs="Times New Roman"/>
          <w:i/>
        </w:rPr>
        <w:t>XML code that is used to create a graph of concepts</w:t>
      </w:r>
    </w:p>
    <w:p w14:paraId="6DFE6FA0" w14:textId="77777777" w:rsidR="00087C90" w:rsidRDefault="004A74E2" w:rsidP="00F11DFD">
      <w:pPr>
        <w:spacing w:line="480" w:lineRule="auto"/>
        <w:rPr>
          <w:rFonts w:cs="Times New Roman"/>
        </w:rPr>
      </w:pPr>
      <w:r>
        <w:rPr>
          <w:rFonts w:cs="Times New Roman"/>
          <w:noProof/>
          <w:lang w:eastAsia="en-US" w:bidi="ar-SA"/>
        </w:rPr>
        <w:drawing>
          <wp:inline distT="0" distB="0" distL="0" distR="0" wp14:anchorId="3BD7A229" wp14:editId="5A74CFD1">
            <wp:extent cx="5230368" cy="2651760"/>
            <wp:effectExtent l="0" t="0" r="8890" b="0"/>
            <wp:docPr id="22"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images\concepts.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870" t="21481" r="11667" b="23282"/>
                    <a:stretch/>
                  </pic:blipFill>
                  <pic:spPr bwMode="auto">
                    <a:xfrm>
                      <a:off x="0" y="0"/>
                      <a:ext cx="5230368"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550D460F" w14:textId="77777777" w:rsidR="004A74E2" w:rsidRDefault="004A74E2" w:rsidP="00F11DFD">
      <w:pPr>
        <w:spacing w:line="480" w:lineRule="auto"/>
        <w:rPr>
          <w:rFonts w:cs="Times New Roman"/>
        </w:rPr>
      </w:pPr>
    </w:p>
    <w:p w14:paraId="79458DE1" w14:textId="77777777" w:rsidR="00087C90" w:rsidRDefault="00087C90" w:rsidP="00F11DFD">
      <w:pPr>
        <w:spacing w:line="480" w:lineRule="auto"/>
        <w:rPr>
          <w:rFonts w:cs="Times New Roman"/>
        </w:rPr>
      </w:pPr>
      <w:r>
        <w:rPr>
          <w:rFonts w:cs="Times New Roman"/>
        </w:rPr>
        <w:lastRenderedPageBreak/>
        <w:t>Figure 5.2</w:t>
      </w:r>
    </w:p>
    <w:p w14:paraId="7C60E82C" w14:textId="77777777" w:rsidR="00087C90" w:rsidRDefault="007F357D" w:rsidP="00F11DFD">
      <w:pPr>
        <w:spacing w:line="480" w:lineRule="auto"/>
        <w:rPr>
          <w:rFonts w:cs="Times New Roman"/>
        </w:rPr>
      </w:pPr>
      <w:r>
        <w:rPr>
          <w:rFonts w:cs="Times New Roman"/>
          <w:i/>
        </w:rPr>
        <w:t>The graph that is created by processing the XML code in figure 5.1</w:t>
      </w:r>
    </w:p>
    <w:p w14:paraId="2CB7CE81" w14:textId="77777777" w:rsidR="007F357D" w:rsidRPr="007F357D" w:rsidRDefault="004A74E2" w:rsidP="008038B9">
      <w:pPr>
        <w:spacing w:line="480" w:lineRule="auto"/>
        <w:rPr>
          <w:rFonts w:cs="Times New Roman"/>
        </w:rPr>
      </w:pPr>
      <w:r>
        <w:rPr>
          <w:rFonts w:cs="Times New Roman"/>
          <w:noProof/>
          <w:lang w:eastAsia="en-US" w:bidi="ar-SA"/>
        </w:rPr>
        <w:drawing>
          <wp:inline distT="0" distB="0" distL="0" distR="0" wp14:anchorId="4E55655C" wp14:editId="3D1E4B7F">
            <wp:extent cx="6946968" cy="2972113"/>
            <wp:effectExtent l="6350" t="0" r="0" b="0"/>
            <wp:docPr id="23"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able_Documents\Thesis\images\we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6946968" cy="2972113"/>
                    </a:xfrm>
                    <a:prstGeom prst="rect">
                      <a:avLst/>
                    </a:prstGeom>
                    <a:noFill/>
                    <a:ln>
                      <a:noFill/>
                    </a:ln>
                  </pic:spPr>
                </pic:pic>
              </a:graphicData>
            </a:graphic>
          </wp:inline>
        </w:drawing>
      </w:r>
    </w:p>
    <w:p w14:paraId="227A01B5" w14:textId="77777777" w:rsidR="00E32701" w:rsidRDefault="00E32701" w:rsidP="00F11DFD">
      <w:pPr>
        <w:spacing w:line="480" w:lineRule="auto"/>
        <w:rPr>
          <w:rFonts w:cs="Times New Roman"/>
        </w:rPr>
      </w:pPr>
      <w:r>
        <w:rPr>
          <w:rFonts w:cs="Times New Roman"/>
          <w:i/>
        </w:rPr>
        <w:lastRenderedPageBreak/>
        <w:t>Concepts rule all</w:t>
      </w:r>
    </w:p>
    <w:p w14:paraId="3DA0443C" w14:textId="77777777" w:rsidR="00143F9C" w:rsidRDefault="00E32701" w:rsidP="00F11DFD">
      <w:pPr>
        <w:spacing w:line="480" w:lineRule="auto"/>
        <w:rPr>
          <w:rFonts w:cs="Times New Roman"/>
        </w:rPr>
      </w:pPr>
      <w:r>
        <w:rPr>
          <w:rFonts w:cs="Times New Roman"/>
        </w:rPr>
        <w:tab/>
        <w:t>At this point it is time to revisit the sentence that has been used to describe many of the workings of this system</w:t>
      </w:r>
      <w:r w:rsidR="002E77BB">
        <w:rPr>
          <w:rFonts w:cs="Times New Roman"/>
        </w:rPr>
        <w:t xml:space="preserve">: </w:t>
      </w:r>
      <w:r>
        <w:rPr>
          <w:rFonts w:cs="Times New Roman"/>
        </w:rPr>
        <w:t xml:space="preserve">“Go to the red ball.” The processes described in this thesis have made a case for </w:t>
      </w:r>
      <w:r w:rsidR="00E33575">
        <w:rPr>
          <w:rFonts w:cs="Times New Roman"/>
        </w:rPr>
        <w:t>designing a</w:t>
      </w:r>
      <w:r>
        <w:rPr>
          <w:rFonts w:cs="Times New Roman"/>
        </w:rPr>
        <w:t xml:space="preserve"> way for humans </w:t>
      </w:r>
      <w:r w:rsidR="00E33575">
        <w:rPr>
          <w:rFonts w:cs="Times New Roman"/>
        </w:rPr>
        <w:t>to interact with robots which is</w:t>
      </w:r>
      <w:r>
        <w:rPr>
          <w:rFonts w:cs="Times New Roman"/>
        </w:rPr>
        <w:t xml:space="preserve"> much more intuitive for the humans. When the KLO triad for robotic interaction is used to </w:t>
      </w:r>
      <w:r w:rsidR="00E67A47">
        <w:rPr>
          <w:rFonts w:cs="Times New Roman"/>
        </w:rPr>
        <w:t>consider</w:t>
      </w:r>
      <w:r>
        <w:rPr>
          <w:rFonts w:cs="Times New Roman"/>
        </w:rPr>
        <w:t xml:space="preserve"> this sentence the process now goes as such. “Go” still points to the </w:t>
      </w:r>
      <w:r>
        <w:rPr>
          <w:rFonts w:cs="Times New Roman"/>
          <w:i/>
        </w:rPr>
        <w:t>travel</w:t>
      </w:r>
      <w:r>
        <w:rPr>
          <w:rFonts w:cs="Times New Roman"/>
        </w:rPr>
        <w:t xml:space="preserve"> concept. “Red” still points to </w:t>
      </w:r>
      <w:r w:rsidR="00140ADE">
        <w:rPr>
          <w:rFonts w:cs="Times New Roman"/>
        </w:rPr>
        <w:t xml:space="preserve">the </w:t>
      </w:r>
      <w:r w:rsidR="00140ADE">
        <w:rPr>
          <w:rFonts w:cs="Times New Roman"/>
          <w:i/>
        </w:rPr>
        <w:t>color</w:t>
      </w:r>
      <w:r>
        <w:rPr>
          <w:rFonts w:cs="Times New Roman"/>
        </w:rPr>
        <w:t xml:space="preserve"> concepts that reside in both </w:t>
      </w:r>
      <w:r>
        <w:rPr>
          <w:rFonts w:cs="Times New Roman"/>
          <w:i/>
        </w:rPr>
        <w:t>descriptor</w:t>
      </w:r>
      <w:r>
        <w:rPr>
          <w:rFonts w:cs="Times New Roman"/>
        </w:rPr>
        <w:t xml:space="preserve"> and </w:t>
      </w:r>
      <w:r>
        <w:rPr>
          <w:rFonts w:cs="Times New Roman"/>
          <w:i/>
        </w:rPr>
        <w:t>value</w:t>
      </w:r>
      <w:r>
        <w:rPr>
          <w:rFonts w:cs="Times New Roman"/>
        </w:rPr>
        <w:t xml:space="preserve">. “Ball” will refer to </w:t>
      </w:r>
      <w:r>
        <w:rPr>
          <w:rFonts w:cs="Times New Roman"/>
          <w:i/>
        </w:rPr>
        <w:t>ball</w:t>
      </w:r>
      <w:r>
        <w:rPr>
          <w:rFonts w:cs="Times New Roman"/>
        </w:rPr>
        <w:t xml:space="preserve"> under the concept of </w:t>
      </w:r>
      <w:r>
        <w:rPr>
          <w:rFonts w:cs="Times New Roman"/>
          <w:i/>
        </w:rPr>
        <w:t>object</w:t>
      </w:r>
      <w:r w:rsidR="006C70F6">
        <w:rPr>
          <w:rFonts w:cs="Times New Roman"/>
        </w:rPr>
        <w:t>. W</w:t>
      </w:r>
      <w:r>
        <w:rPr>
          <w:rFonts w:cs="Times New Roman"/>
        </w:rPr>
        <w:t xml:space="preserve">hen vision and image processing is brought into the </w:t>
      </w:r>
      <w:r w:rsidR="00FE7ECC">
        <w:rPr>
          <w:rFonts w:cs="Times New Roman"/>
        </w:rPr>
        <w:t>system</w:t>
      </w:r>
      <w:r w:rsidR="006C70F6">
        <w:rPr>
          <w:rFonts w:cs="Times New Roman"/>
        </w:rPr>
        <w:t>, a connection can be made</w:t>
      </w:r>
      <w:r w:rsidR="00FE7ECC">
        <w:rPr>
          <w:rFonts w:cs="Times New Roman"/>
        </w:rPr>
        <w:t xml:space="preserve">. The concept of the color </w:t>
      </w:r>
      <w:r w:rsidR="006C70F6">
        <w:rPr>
          <w:rFonts w:cs="Times New Roman"/>
        </w:rPr>
        <w:t>that is read from the sentence can refer to any number of</w:t>
      </w:r>
      <w:r w:rsidR="00FE7ECC">
        <w:rPr>
          <w:rFonts w:cs="Times New Roman"/>
        </w:rPr>
        <w:t xml:space="preserve"> signatures that describe what the color red can be when seen in the robots envi</w:t>
      </w:r>
      <w:r w:rsidR="006C70F6">
        <w:rPr>
          <w:rFonts w:cs="Times New Roman"/>
        </w:rPr>
        <w:t xml:space="preserve">ronment. The concept </w:t>
      </w:r>
      <w:r w:rsidR="006C70F6">
        <w:rPr>
          <w:rFonts w:cs="Times New Roman"/>
          <w:i/>
        </w:rPr>
        <w:t>ball</w:t>
      </w:r>
      <w:r w:rsidR="00FE7ECC">
        <w:rPr>
          <w:rFonts w:cs="Times New Roman"/>
        </w:rPr>
        <w:t xml:space="preserve"> can now refer to known representations of balls and those representations can be compared against objects in the </w:t>
      </w:r>
      <w:r w:rsidR="00E67A47">
        <w:rPr>
          <w:rFonts w:cs="Times New Roman"/>
        </w:rPr>
        <w:t>environment</w:t>
      </w:r>
      <w:r w:rsidR="00FE7ECC">
        <w:rPr>
          <w:rFonts w:cs="Times New Roman"/>
        </w:rPr>
        <w:t xml:space="preserve"> to find similar items. This has turned the sentence into a set of actions and descriptions that can call routines for the robot. First the robot would need to find a red ball by examining the area it is in. Once the ball is found th</w:t>
      </w:r>
      <w:r w:rsidR="006C70F6">
        <w:rPr>
          <w:rFonts w:cs="Times New Roman"/>
        </w:rPr>
        <w:t>e robot need simply move in</w:t>
      </w:r>
      <w:r w:rsidR="00FE7ECC">
        <w:rPr>
          <w:rFonts w:cs="Times New Roman"/>
        </w:rPr>
        <w:t xml:space="preserve"> the direction of the ball. </w:t>
      </w:r>
      <w:r w:rsidR="00D8575D">
        <w:rPr>
          <w:rFonts w:cs="Times New Roman"/>
        </w:rPr>
        <w:t>(</w:t>
      </w:r>
      <w:proofErr w:type="spellStart"/>
      <w:r w:rsidR="00D8575D">
        <w:rPr>
          <w:rFonts w:cs="Times New Roman"/>
        </w:rPr>
        <w:t>Lauria</w:t>
      </w:r>
      <w:proofErr w:type="spellEnd"/>
      <w:r w:rsidR="00D8575D">
        <w:rPr>
          <w:rFonts w:cs="Times New Roman"/>
        </w:rPr>
        <w:t xml:space="preserve">, </w:t>
      </w:r>
      <w:proofErr w:type="spellStart"/>
      <w:r w:rsidR="00D8575D">
        <w:rPr>
          <w:rFonts w:cs="Times New Roman"/>
        </w:rPr>
        <w:t>Bugmann</w:t>
      </w:r>
      <w:proofErr w:type="spellEnd"/>
      <w:r w:rsidR="00D8575D">
        <w:rPr>
          <w:rFonts w:cs="Times New Roman"/>
        </w:rPr>
        <w:t xml:space="preserve">, </w:t>
      </w:r>
      <w:proofErr w:type="spellStart"/>
      <w:r w:rsidR="00D8575D">
        <w:rPr>
          <w:rFonts w:cs="Times New Roman"/>
        </w:rPr>
        <w:t>Kyriacou</w:t>
      </w:r>
      <w:proofErr w:type="spellEnd"/>
      <w:r w:rsidR="00D8575D">
        <w:rPr>
          <w:rFonts w:cs="Times New Roman"/>
        </w:rPr>
        <w:t xml:space="preserve"> &amp; Klein, 2002)</w:t>
      </w:r>
      <w:r w:rsidR="00143F9C">
        <w:rPr>
          <w:rFonts w:cs="Times New Roman"/>
        </w:rPr>
        <w:br w:type="page"/>
      </w:r>
    </w:p>
    <w:p w14:paraId="48669693" w14:textId="77777777" w:rsidR="00DF6217" w:rsidRDefault="00DF6217" w:rsidP="006E7926">
      <w:pPr>
        <w:spacing w:line="480" w:lineRule="auto"/>
        <w:jc w:val="center"/>
        <w:rPr>
          <w:rFonts w:cs="Times New Roman"/>
        </w:rPr>
      </w:pPr>
    </w:p>
    <w:p w14:paraId="22AB6B02" w14:textId="77777777" w:rsidR="006E7926" w:rsidRDefault="006E7926" w:rsidP="006E7926">
      <w:pPr>
        <w:spacing w:line="480" w:lineRule="auto"/>
        <w:jc w:val="center"/>
        <w:rPr>
          <w:rFonts w:cs="Times New Roman"/>
        </w:rPr>
      </w:pPr>
      <w:r>
        <w:rPr>
          <w:rFonts w:cs="Times New Roman"/>
        </w:rPr>
        <w:t>Chapter 6</w:t>
      </w:r>
    </w:p>
    <w:p w14:paraId="2534EAE5" w14:textId="77777777" w:rsidR="006E7926" w:rsidRDefault="006E7926" w:rsidP="006E7926">
      <w:pPr>
        <w:spacing w:line="480" w:lineRule="auto"/>
        <w:jc w:val="center"/>
        <w:rPr>
          <w:rFonts w:cs="Times New Roman"/>
        </w:rPr>
      </w:pPr>
      <w:r>
        <w:rPr>
          <w:rFonts w:cs="Times New Roman"/>
        </w:rPr>
        <w:t>Future Work</w:t>
      </w:r>
    </w:p>
    <w:p w14:paraId="7A240B62" w14:textId="77777777" w:rsidR="006E7926" w:rsidRDefault="006E7926" w:rsidP="006E7926">
      <w:pPr>
        <w:spacing w:line="480" w:lineRule="auto"/>
        <w:jc w:val="center"/>
        <w:rPr>
          <w:rFonts w:cs="Times New Roman"/>
        </w:rPr>
      </w:pPr>
    </w:p>
    <w:p w14:paraId="53D5B7A5" w14:textId="77777777" w:rsidR="00FE7ECC" w:rsidRPr="00FE7ECC" w:rsidRDefault="00FE7ECC" w:rsidP="000A402D">
      <w:pPr>
        <w:spacing w:line="480" w:lineRule="auto"/>
        <w:rPr>
          <w:rFonts w:cs="Times New Roman"/>
        </w:rPr>
      </w:pPr>
      <w:r>
        <w:rPr>
          <w:rFonts w:cs="Times New Roman"/>
        </w:rPr>
        <w:tab/>
        <w:t xml:space="preserve">Despite all </w:t>
      </w:r>
      <w:r w:rsidR="00E67A47">
        <w:rPr>
          <w:rFonts w:cs="Times New Roman"/>
        </w:rPr>
        <w:t>the</w:t>
      </w:r>
      <w:r>
        <w:rPr>
          <w:rFonts w:cs="Times New Roman"/>
        </w:rPr>
        <w:t xml:space="preserve"> work that has been done for this research and all that has been said, there are definitely areas where </w:t>
      </w:r>
      <w:r w:rsidR="00E67A47">
        <w:rPr>
          <w:rFonts w:cs="Times New Roman"/>
        </w:rPr>
        <w:t>improvements</w:t>
      </w:r>
      <w:r>
        <w:rPr>
          <w:rFonts w:cs="Times New Roman"/>
        </w:rPr>
        <w:t xml:space="preserve"> can be made that the researcher believes will increase a robot</w:t>
      </w:r>
      <w:r w:rsidR="00A76F93">
        <w:rPr>
          <w:rFonts w:cs="Times New Roman"/>
        </w:rPr>
        <w:t>'</w:t>
      </w:r>
      <w:r>
        <w:rPr>
          <w:rFonts w:cs="Times New Roman"/>
        </w:rPr>
        <w:t>s abilities beyond what has been discussed</w:t>
      </w:r>
    </w:p>
    <w:p w14:paraId="48F31752" w14:textId="77777777" w:rsidR="000A402D" w:rsidRPr="000A402D" w:rsidRDefault="000A402D" w:rsidP="000A402D">
      <w:pPr>
        <w:spacing w:line="480" w:lineRule="auto"/>
        <w:rPr>
          <w:rFonts w:cs="Times New Roman"/>
          <w:i/>
        </w:rPr>
      </w:pPr>
      <w:r>
        <w:rPr>
          <w:rFonts w:cs="Times New Roman"/>
          <w:i/>
        </w:rPr>
        <w:t>Robotics</w:t>
      </w:r>
    </w:p>
    <w:p w14:paraId="30D29196" w14:textId="77777777" w:rsidR="000A402D" w:rsidRDefault="00FE7ECC" w:rsidP="000A402D">
      <w:pPr>
        <w:spacing w:line="480" w:lineRule="auto"/>
        <w:ind w:firstLine="709"/>
        <w:rPr>
          <w:rFonts w:cs="Times New Roman"/>
        </w:rPr>
      </w:pPr>
      <w:r>
        <w:rPr>
          <w:rFonts w:cs="Times New Roman"/>
        </w:rPr>
        <w:t xml:space="preserve">In terms of robotics hardware, </w:t>
      </w:r>
      <w:r w:rsidR="000A402D" w:rsidRPr="0040237C">
        <w:rPr>
          <w:rFonts w:cs="Times New Roman"/>
        </w:rPr>
        <w:t>the use of laser range-finders would be desirable. Lasers have very little if any attenuation of the beam for very long distances and would be able to provide much better ranging data than either sonar or infrared.</w:t>
      </w:r>
      <w:r>
        <w:rPr>
          <w:rFonts w:cs="Times New Roman"/>
        </w:rPr>
        <w:t xml:space="preserve"> Additionally, it would be of use to implement a more powerful computer to act as the controller for the robot. The processor in the Eee PC that was used is only a 1.4 GHz single core CPU and</w:t>
      </w:r>
      <w:r w:rsidR="006C70F6">
        <w:rPr>
          <w:rFonts w:cs="Times New Roman"/>
        </w:rPr>
        <w:t xml:space="preserve"> MATLAB’s</w:t>
      </w:r>
      <w:r>
        <w:rPr>
          <w:rFonts w:cs="Times New Roman"/>
        </w:rPr>
        <w:t xml:space="preserve"> image processing function</w:t>
      </w:r>
      <w:r w:rsidR="006C70F6">
        <w:rPr>
          <w:rFonts w:cs="Times New Roman"/>
        </w:rPr>
        <w:t>s still did not process</w:t>
      </w:r>
      <w:r w:rsidR="00E67A47">
        <w:rPr>
          <w:rFonts w:cs="Times New Roman"/>
        </w:rPr>
        <w:t xml:space="preserve"> </w:t>
      </w:r>
      <w:r>
        <w:rPr>
          <w:rFonts w:cs="Times New Roman"/>
        </w:rPr>
        <w:t>as fast</w:t>
      </w:r>
      <w:r w:rsidR="006C70F6">
        <w:rPr>
          <w:rFonts w:cs="Times New Roman"/>
        </w:rPr>
        <w:t xml:space="preserve"> on the Eee PC</w:t>
      </w:r>
      <w:r>
        <w:rPr>
          <w:rFonts w:cs="Times New Roman"/>
        </w:rPr>
        <w:t xml:space="preserve"> as they had on the </w:t>
      </w:r>
      <w:r w:rsidR="00140ADE">
        <w:rPr>
          <w:rFonts w:cs="Times New Roman"/>
        </w:rPr>
        <w:t>researcher’s</w:t>
      </w:r>
      <w:r>
        <w:rPr>
          <w:rFonts w:cs="Times New Roman"/>
        </w:rPr>
        <w:t xml:space="preserve"> persona</w:t>
      </w:r>
      <w:r w:rsidR="006C70F6">
        <w:rPr>
          <w:rFonts w:cs="Times New Roman"/>
        </w:rPr>
        <w:t>l computer</w:t>
      </w:r>
      <w:r>
        <w:rPr>
          <w:rFonts w:cs="Times New Roman"/>
        </w:rPr>
        <w:t xml:space="preserve">. In order to obtain more environmental data, supplemental cameras could also be installed on the robot. This would also introduce the possibility of stereo vision which would allow for depth information to be gathered using the </w:t>
      </w:r>
      <w:r w:rsidR="00E67A47">
        <w:rPr>
          <w:rFonts w:cs="Times New Roman"/>
        </w:rPr>
        <w:t>cameras</w:t>
      </w:r>
      <w:r w:rsidR="00A76F93">
        <w:rPr>
          <w:rFonts w:cs="Times New Roman"/>
        </w:rPr>
        <w:t>.</w:t>
      </w:r>
    </w:p>
    <w:p w14:paraId="1927F772" w14:textId="77777777" w:rsidR="00FE7ECC" w:rsidRDefault="00FE7ECC" w:rsidP="00FE7ECC">
      <w:pPr>
        <w:spacing w:line="480" w:lineRule="auto"/>
        <w:rPr>
          <w:rFonts w:cs="Times New Roman"/>
          <w:i/>
        </w:rPr>
      </w:pPr>
      <w:r>
        <w:rPr>
          <w:rFonts w:cs="Times New Roman"/>
          <w:i/>
        </w:rPr>
        <w:t>Image Processing</w:t>
      </w:r>
    </w:p>
    <w:p w14:paraId="2D4C7CA0" w14:textId="77777777" w:rsidR="00FE7ECC" w:rsidRDefault="00FE7ECC" w:rsidP="00FE7ECC">
      <w:pPr>
        <w:spacing w:line="480" w:lineRule="auto"/>
        <w:rPr>
          <w:rFonts w:cs="Times New Roman"/>
        </w:rPr>
      </w:pPr>
      <w:r>
        <w:rPr>
          <w:rFonts w:cs="Times New Roman"/>
        </w:rPr>
        <w:tab/>
        <w:t>The object extraction that was represented in this thesis dealt only with th</w:t>
      </w:r>
      <w:r w:rsidR="006C70F6">
        <w:rPr>
          <w:rFonts w:cs="Times New Roman"/>
        </w:rPr>
        <w:t>e recognition of objects that w</w:t>
      </w:r>
      <w:r>
        <w:rPr>
          <w:rFonts w:cs="Times New Roman"/>
        </w:rPr>
        <w:t xml:space="preserve">ere of uniform color and </w:t>
      </w:r>
      <w:r w:rsidR="00F65950">
        <w:rPr>
          <w:rFonts w:cs="Times New Roman"/>
        </w:rPr>
        <w:t xml:space="preserve">composed of simple shapes. It is possible that </w:t>
      </w:r>
      <w:r w:rsidR="00E67A47">
        <w:rPr>
          <w:rFonts w:cs="Times New Roman"/>
        </w:rPr>
        <w:t>algorithms</w:t>
      </w:r>
      <w:r w:rsidR="00F65950">
        <w:rPr>
          <w:rFonts w:cs="Times New Roman"/>
        </w:rPr>
        <w:t xml:space="preserve"> and processes </w:t>
      </w:r>
      <w:r w:rsidR="00EB7BD2">
        <w:rPr>
          <w:rFonts w:cs="Times New Roman"/>
        </w:rPr>
        <w:t>could be</w:t>
      </w:r>
      <w:r w:rsidR="005D52C2">
        <w:rPr>
          <w:rFonts w:cs="Times New Roman"/>
        </w:rPr>
        <w:t xml:space="preserve"> used </w:t>
      </w:r>
      <w:r w:rsidR="00F65950">
        <w:rPr>
          <w:rFonts w:cs="Times New Roman"/>
        </w:rPr>
        <w:t xml:space="preserve">that would allow for more </w:t>
      </w:r>
      <w:r w:rsidR="00F65950">
        <w:rPr>
          <w:rFonts w:cs="Times New Roman"/>
        </w:rPr>
        <w:lastRenderedPageBreak/>
        <w:t>complex object</w:t>
      </w:r>
      <w:r w:rsidR="006C70F6">
        <w:rPr>
          <w:rFonts w:cs="Times New Roman"/>
        </w:rPr>
        <w:t>s</w:t>
      </w:r>
      <w:r w:rsidR="00F65950">
        <w:rPr>
          <w:rFonts w:cs="Times New Roman"/>
        </w:rPr>
        <w:t xml:space="preserve"> to be identified.</w:t>
      </w:r>
    </w:p>
    <w:p w14:paraId="6A55C00B" w14:textId="77777777" w:rsidR="00F65950" w:rsidRDefault="00F65950" w:rsidP="00FE7ECC">
      <w:pPr>
        <w:spacing w:line="480" w:lineRule="auto"/>
        <w:rPr>
          <w:rFonts w:cs="Times New Roman"/>
        </w:rPr>
      </w:pPr>
      <w:r>
        <w:rPr>
          <w:rFonts w:cs="Times New Roman"/>
          <w:i/>
        </w:rPr>
        <w:t>NLP and Learning</w:t>
      </w:r>
    </w:p>
    <w:p w14:paraId="76B54F7E" w14:textId="77777777" w:rsidR="009762AC" w:rsidRDefault="00F65950" w:rsidP="00FE7ECC">
      <w:pPr>
        <w:spacing w:line="480" w:lineRule="auto"/>
        <w:rPr>
          <w:rFonts w:cs="Times New Roman"/>
        </w:rPr>
      </w:pPr>
      <w:r>
        <w:rPr>
          <w:rFonts w:cs="Times New Roman"/>
        </w:rPr>
        <w:tab/>
        <w:t>The act of learning for the robot that is presented here is actually a somewhat cumbersome approach</w:t>
      </w:r>
      <w:r w:rsidR="00A76F93">
        <w:rPr>
          <w:rFonts w:cs="Times New Roman"/>
        </w:rPr>
        <w:t>.  I</w:t>
      </w:r>
      <w:r>
        <w:rPr>
          <w:rFonts w:cs="Times New Roman"/>
        </w:rPr>
        <w:t>t is possible that through further research and experimentation a more efficient map of concepts can be constructed that would allow for the robot to make more inferences on its own and streamline the process of learning.</w:t>
      </w:r>
      <w:r w:rsidR="004F65EB">
        <w:rPr>
          <w:rFonts w:cs="Times New Roman"/>
        </w:rPr>
        <w:t xml:space="preserve"> Other projects that involve the parsi</w:t>
      </w:r>
      <w:r w:rsidR="00CC3105">
        <w:rPr>
          <w:rFonts w:cs="Times New Roman"/>
        </w:rPr>
        <w:t xml:space="preserve">ng of natural language such as </w:t>
      </w:r>
      <w:commentRangeStart w:id="15"/>
      <w:proofErr w:type="spellStart"/>
      <w:r w:rsidR="00CC3105">
        <w:rPr>
          <w:rFonts w:cs="Times New Roman"/>
        </w:rPr>
        <w:t>WordN</w:t>
      </w:r>
      <w:r w:rsidR="004F65EB">
        <w:rPr>
          <w:rFonts w:cs="Times New Roman"/>
        </w:rPr>
        <w:t>et</w:t>
      </w:r>
      <w:commentRangeEnd w:id="15"/>
      <w:proofErr w:type="spellEnd"/>
      <w:r w:rsidR="00F35AED">
        <w:rPr>
          <w:rStyle w:val="CommentReference"/>
          <w:rFonts w:cs="Mangal"/>
        </w:rPr>
        <w:commentReference w:id="15"/>
      </w:r>
      <w:r w:rsidR="004F65EB">
        <w:rPr>
          <w:rFonts w:cs="Times New Roman"/>
        </w:rPr>
        <w:t xml:space="preserve"> and</w:t>
      </w:r>
      <w:r w:rsidR="00CC3105">
        <w:rPr>
          <w:rFonts w:cs="Times New Roman"/>
        </w:rPr>
        <w:t xml:space="preserve"> </w:t>
      </w:r>
      <w:proofErr w:type="spellStart"/>
      <w:r w:rsidR="00CC3105">
        <w:rPr>
          <w:rFonts w:cs="Times New Roman"/>
        </w:rPr>
        <w:t>FrameN</w:t>
      </w:r>
      <w:r w:rsidR="004F65EB">
        <w:rPr>
          <w:rFonts w:cs="Times New Roman"/>
        </w:rPr>
        <w:t>et</w:t>
      </w:r>
      <w:proofErr w:type="spellEnd"/>
      <w:r w:rsidR="004F65EB">
        <w:rPr>
          <w:rFonts w:cs="Times New Roman"/>
        </w:rPr>
        <w:t xml:space="preserve"> are </w:t>
      </w:r>
      <w:r w:rsidR="00A76F93">
        <w:rPr>
          <w:rFonts w:cs="Times New Roman"/>
        </w:rPr>
        <w:t>currently under development</w:t>
      </w:r>
      <w:r w:rsidR="00CC3105">
        <w:rPr>
          <w:rFonts w:cs="Times New Roman"/>
        </w:rPr>
        <w:t xml:space="preserve"> and could possibly be adapted for use in this system</w:t>
      </w:r>
      <w:r w:rsidR="004F65EB">
        <w:rPr>
          <w:rFonts w:cs="Times New Roman"/>
        </w:rPr>
        <w:t xml:space="preserve">. Incorporation of work done using neural networks and genetic algorithms can make it easier to learn by seeing similarities between </w:t>
      </w:r>
      <w:commentRangeStart w:id="16"/>
      <w:r w:rsidR="004F65EB">
        <w:rPr>
          <w:rFonts w:cs="Times New Roman"/>
        </w:rPr>
        <w:t>data</w:t>
      </w:r>
      <w:commentRangeEnd w:id="16"/>
      <w:r w:rsidR="00F35AED">
        <w:rPr>
          <w:rStyle w:val="CommentReference"/>
          <w:rFonts w:cs="Mangal"/>
        </w:rPr>
        <w:commentReference w:id="16"/>
      </w:r>
      <w:r w:rsidR="004F65EB">
        <w:rPr>
          <w:rFonts w:cs="Times New Roman"/>
        </w:rPr>
        <w:t>.</w:t>
      </w:r>
    </w:p>
    <w:p w14:paraId="24B78B63" w14:textId="77777777" w:rsidR="009762AC" w:rsidRDefault="009762AC">
      <w:pPr>
        <w:widowControl/>
        <w:suppressAutoHyphens w:val="0"/>
        <w:rPr>
          <w:rFonts w:cs="Times New Roman"/>
        </w:rPr>
      </w:pPr>
      <w:r>
        <w:rPr>
          <w:rFonts w:cs="Times New Roman"/>
        </w:rPr>
        <w:br w:type="page"/>
      </w:r>
    </w:p>
    <w:p w14:paraId="306B1D1F" w14:textId="77777777" w:rsidR="00ED7DDE" w:rsidRDefault="00ED7DDE" w:rsidP="009762AC">
      <w:pPr>
        <w:spacing w:line="480" w:lineRule="auto"/>
        <w:jc w:val="center"/>
        <w:rPr>
          <w:rFonts w:cs="Times New Roman"/>
        </w:rPr>
      </w:pPr>
    </w:p>
    <w:p w14:paraId="18490508" w14:textId="77777777" w:rsidR="009762AC" w:rsidRDefault="009762AC" w:rsidP="009762AC">
      <w:pPr>
        <w:spacing w:line="480" w:lineRule="auto"/>
        <w:jc w:val="center"/>
        <w:rPr>
          <w:rFonts w:cs="Times New Roman"/>
        </w:rPr>
      </w:pPr>
      <w:r>
        <w:rPr>
          <w:rFonts w:cs="Times New Roman"/>
        </w:rPr>
        <w:t>Chapter 7</w:t>
      </w:r>
    </w:p>
    <w:p w14:paraId="4452C46B" w14:textId="77777777" w:rsidR="009762AC" w:rsidRDefault="009762AC" w:rsidP="009762AC">
      <w:pPr>
        <w:spacing w:line="480" w:lineRule="auto"/>
        <w:jc w:val="center"/>
        <w:rPr>
          <w:rFonts w:cs="Times New Roman"/>
        </w:rPr>
      </w:pPr>
      <w:r>
        <w:rPr>
          <w:rFonts w:cs="Times New Roman"/>
        </w:rPr>
        <w:t>Conclusion</w:t>
      </w:r>
    </w:p>
    <w:p w14:paraId="364625C6" w14:textId="77777777" w:rsidR="009762AC" w:rsidRDefault="009762AC" w:rsidP="009762AC">
      <w:pPr>
        <w:spacing w:line="480" w:lineRule="auto"/>
        <w:jc w:val="center"/>
        <w:rPr>
          <w:rFonts w:cs="Times New Roman"/>
        </w:rPr>
      </w:pPr>
    </w:p>
    <w:p w14:paraId="3C23DBCC" w14:textId="77777777" w:rsidR="00DC73F6" w:rsidRDefault="009762AC" w:rsidP="00DC73F6">
      <w:pPr>
        <w:spacing w:line="480" w:lineRule="auto"/>
        <w:rPr>
          <w:rFonts w:cs="Times New Roman"/>
        </w:rPr>
      </w:pPr>
      <w:r>
        <w:rPr>
          <w:rFonts w:cs="Times New Roman"/>
        </w:rPr>
        <w:tab/>
        <w:t>It is likely that in the future, people will indeed be communicating with ro</w:t>
      </w:r>
      <w:r w:rsidR="0079161A">
        <w:rPr>
          <w:rFonts w:cs="Times New Roman"/>
        </w:rPr>
        <w:t>bots as they would an</w:t>
      </w:r>
      <w:r>
        <w:rPr>
          <w:rFonts w:cs="Times New Roman"/>
        </w:rPr>
        <w:t xml:space="preserve">other person. </w:t>
      </w:r>
      <w:r w:rsidR="0079161A">
        <w:rPr>
          <w:rFonts w:cs="Times New Roman"/>
        </w:rPr>
        <w:t xml:space="preserve">The development of this interface system requires a firm foundation </w:t>
      </w:r>
      <w:r w:rsidR="00DC73F6">
        <w:rPr>
          <w:rFonts w:cs="Times New Roman"/>
        </w:rPr>
        <w:t>involving simple, versatile systems that are able to be expanded upon.</w:t>
      </w:r>
      <w:r w:rsidR="00B156F6">
        <w:rPr>
          <w:rFonts w:cs="Times New Roman"/>
        </w:rPr>
        <w:t xml:space="preserve"> The creation of an expandable robotics platform that combined a robust set of hardware and software went </w:t>
      </w:r>
      <w:r w:rsidR="000137D5">
        <w:rPr>
          <w:rFonts w:cs="Times New Roman"/>
        </w:rPr>
        <w:t xml:space="preserve">through </w:t>
      </w:r>
      <w:r w:rsidR="00B156F6">
        <w:rPr>
          <w:rFonts w:cs="Times New Roman"/>
        </w:rPr>
        <w:t xml:space="preserve">multiple iterations. The iRobot Create provides the system with a </w:t>
      </w:r>
      <w:r w:rsidR="005D52C2">
        <w:rPr>
          <w:rFonts w:cs="Times New Roman"/>
        </w:rPr>
        <w:t>s</w:t>
      </w:r>
      <w:r w:rsidR="00B156F6">
        <w:rPr>
          <w:rFonts w:cs="Times New Roman"/>
        </w:rPr>
        <w:t xml:space="preserve">turdy base upon which to build. </w:t>
      </w:r>
      <w:r w:rsidR="00410F07">
        <w:rPr>
          <w:rFonts w:cs="Times New Roman"/>
        </w:rPr>
        <w:t xml:space="preserve">Using a web-cam to gather image data gives the programmer a large amount of data that can be used for navigation and identification. A netbook provides the ability to use nearly any programming language for software creation. Lastly the Arduino allows for the addition of many other sensing </w:t>
      </w:r>
      <w:r w:rsidR="000137D5">
        <w:rPr>
          <w:rFonts w:cs="Times New Roman"/>
        </w:rPr>
        <w:t>devices</w:t>
      </w:r>
      <w:r w:rsidR="00410F07">
        <w:rPr>
          <w:rFonts w:cs="Times New Roman"/>
        </w:rPr>
        <w:t xml:space="preserve">. Using C++ that can execute MATLAB functions gives the versatility and speed of C++ combined with the optimizations that MATLAB provides when working with images and other matrices. In order to interact with objects in the world a robot would need to </w:t>
      </w:r>
      <w:r w:rsidR="00462049">
        <w:rPr>
          <w:rFonts w:cs="Times New Roman"/>
        </w:rPr>
        <w:t>extract them from images of the world. K-Means clustering provides a valid way to extract discrete objects from images. In order to communicate with a robot, the robot needs to be able to understand the meaning behind the words that</w:t>
      </w:r>
      <w:r w:rsidR="008743F5">
        <w:rPr>
          <w:rFonts w:cs="Times New Roman"/>
        </w:rPr>
        <w:t xml:space="preserve"> are said. Mapping words to the concepts they represent not only gives the meaning but also reduces the number of items that would define actions for the robot to</w:t>
      </w:r>
      <w:r w:rsidR="005D52C2">
        <w:rPr>
          <w:rFonts w:cs="Times New Roman"/>
        </w:rPr>
        <w:t xml:space="preserve"> be much more manageable than the set of all English </w:t>
      </w:r>
      <w:r w:rsidR="00CB27EE">
        <w:rPr>
          <w:rFonts w:cs="Times New Roman"/>
        </w:rPr>
        <w:lastRenderedPageBreak/>
        <w:t>word</w:t>
      </w:r>
      <w:r w:rsidR="008743F5">
        <w:rPr>
          <w:rFonts w:cs="Times New Roman"/>
        </w:rPr>
        <w:t>. Finally, combining concepts that represent colors and objects with representations of those concepts from images will provide a way to connect language to real world objects. These systems can provide a baseline for a future where people talk to autonomous robotic systems the same way they talk to their friends.</w:t>
      </w:r>
    </w:p>
    <w:p w14:paraId="46B3E3CC" w14:textId="77777777" w:rsidR="00DC73F6" w:rsidRDefault="00DC73F6">
      <w:pPr>
        <w:widowControl/>
        <w:suppressAutoHyphens w:val="0"/>
        <w:rPr>
          <w:rFonts w:cs="Times New Roman"/>
        </w:rPr>
      </w:pPr>
      <w:r>
        <w:rPr>
          <w:rFonts w:cs="Times New Roman"/>
        </w:rPr>
        <w:br w:type="page"/>
      </w:r>
    </w:p>
    <w:p w14:paraId="7E36D5E8" w14:textId="77777777" w:rsidR="00DC73F6" w:rsidRDefault="00DC73F6" w:rsidP="00DC73F6">
      <w:pPr>
        <w:spacing w:line="480" w:lineRule="auto"/>
        <w:rPr>
          <w:rFonts w:cs="Times New Roman"/>
        </w:rPr>
      </w:pPr>
    </w:p>
    <w:p w14:paraId="18B92C74" w14:textId="77777777" w:rsidR="00F65950" w:rsidRDefault="00ED7DDE" w:rsidP="00ED7DDE">
      <w:pPr>
        <w:spacing w:line="480" w:lineRule="auto"/>
        <w:jc w:val="center"/>
        <w:rPr>
          <w:rFonts w:cs="Times New Roman"/>
        </w:rPr>
      </w:pPr>
      <w:r>
        <w:rPr>
          <w:rFonts w:cs="Times New Roman"/>
        </w:rPr>
        <w:t>Bibliography</w:t>
      </w:r>
    </w:p>
    <w:p w14:paraId="12EB2BB2" w14:textId="77777777" w:rsidR="002B6691" w:rsidRDefault="002B6691" w:rsidP="00B164DB">
      <w:pPr>
        <w:rPr>
          <w:rFonts w:cs="Times New Roman"/>
        </w:rPr>
      </w:pPr>
      <w:r w:rsidRPr="000A496D">
        <w:rPr>
          <w:rFonts w:cs="Times New Roman"/>
        </w:rPr>
        <w:t>Ahmad</w:t>
      </w:r>
      <w:r>
        <w:rPr>
          <w:rFonts w:cs="Times New Roman"/>
        </w:rPr>
        <w:t>. (2010)</w:t>
      </w:r>
      <w:proofErr w:type="gramStart"/>
      <w:r>
        <w:rPr>
          <w:rFonts w:cs="Times New Roman"/>
        </w:rPr>
        <w:t xml:space="preserve">. </w:t>
      </w:r>
      <w:proofErr w:type="spellStart"/>
      <w:r w:rsidRPr="000A496D">
        <w:rPr>
          <w:rFonts w:cs="Times New Roman"/>
          <w:i/>
        </w:rPr>
        <w:t>KMeans</w:t>
      </w:r>
      <w:proofErr w:type="spellEnd"/>
      <w:r w:rsidRPr="000A496D">
        <w:rPr>
          <w:rFonts w:cs="Times New Roman"/>
          <w:i/>
        </w:rPr>
        <w:t xml:space="preserve"> Segmentation </w:t>
      </w:r>
      <w:r>
        <w:rPr>
          <w:rFonts w:cs="Times New Roman"/>
          <w:i/>
        </w:rPr>
        <w:t>–</w:t>
      </w:r>
      <w:r w:rsidRPr="000A496D">
        <w:rPr>
          <w:rFonts w:cs="Times New Roman"/>
          <w:i/>
        </w:rPr>
        <w:t xml:space="preserve"> MEX</w:t>
      </w:r>
      <w:r>
        <w:rPr>
          <w:rFonts w:cs="Times New Roman"/>
        </w:rPr>
        <w:t>.</w:t>
      </w:r>
      <w:proofErr w:type="gramEnd"/>
      <w:r>
        <w:rPr>
          <w:rFonts w:cs="Times New Roman"/>
        </w:rPr>
        <w:t xml:space="preserve"> Retrieved from </w:t>
      </w:r>
      <w:r>
        <w:rPr>
          <w:rFonts w:cs="Times New Roman"/>
        </w:rPr>
        <w:tab/>
      </w:r>
      <w:r w:rsidRPr="000A496D">
        <w:rPr>
          <w:rFonts w:cs="Times New Roman"/>
        </w:rPr>
        <w:t>http://www.mathworks.com/matlabcentral/fileexchange/27969-kmeans-</w:t>
      </w:r>
      <w:r>
        <w:rPr>
          <w:rFonts w:cs="Times New Roman"/>
        </w:rPr>
        <w:tab/>
      </w:r>
      <w:r w:rsidRPr="000A496D">
        <w:rPr>
          <w:rFonts w:cs="Times New Roman"/>
        </w:rPr>
        <w:t>segmentation-</w:t>
      </w:r>
      <w:proofErr w:type="spellStart"/>
      <w:r w:rsidRPr="000A496D">
        <w:rPr>
          <w:rFonts w:cs="Times New Roman"/>
        </w:rPr>
        <w:t>mex</w:t>
      </w:r>
      <w:proofErr w:type="spellEnd"/>
    </w:p>
    <w:p w14:paraId="62F7FF10" w14:textId="77777777" w:rsidR="002B6691" w:rsidRDefault="002B6691" w:rsidP="00B164DB">
      <w:pPr>
        <w:rPr>
          <w:rFonts w:cs="Times New Roman"/>
        </w:rPr>
      </w:pPr>
    </w:p>
    <w:p w14:paraId="5F00F9E1" w14:textId="77777777" w:rsidR="002B6691" w:rsidRDefault="002B6691" w:rsidP="00B164DB">
      <w:pPr>
        <w:rPr>
          <w:rFonts w:cs="Times New Roman"/>
        </w:rPr>
      </w:pPr>
      <w:proofErr w:type="gramStart"/>
      <w:r>
        <w:rPr>
          <w:rFonts w:cs="Times New Roman"/>
        </w:rPr>
        <w:t xml:space="preserve">Buckley, R., &amp; </w:t>
      </w:r>
      <w:proofErr w:type="spellStart"/>
      <w:r>
        <w:rPr>
          <w:rFonts w:cs="Times New Roman"/>
        </w:rPr>
        <w:t>Süsstrunk</w:t>
      </w:r>
      <w:proofErr w:type="spellEnd"/>
      <w:r>
        <w:rPr>
          <w:rFonts w:cs="Times New Roman"/>
        </w:rPr>
        <w:t xml:space="preserve">, S., &amp; </w:t>
      </w:r>
      <w:proofErr w:type="spellStart"/>
      <w:r>
        <w:rPr>
          <w:rFonts w:cs="Times New Roman"/>
        </w:rPr>
        <w:t>Swen</w:t>
      </w:r>
      <w:proofErr w:type="spellEnd"/>
      <w:r>
        <w:rPr>
          <w:rFonts w:cs="Times New Roman"/>
        </w:rPr>
        <w:t>, S. (1999).</w:t>
      </w:r>
      <w:proofErr w:type="gramEnd"/>
      <w:r>
        <w:rPr>
          <w:rFonts w:cs="Times New Roman"/>
        </w:rPr>
        <w:t xml:space="preserve"> </w:t>
      </w:r>
      <w:proofErr w:type="gramStart"/>
      <w:r w:rsidR="00BE4458">
        <w:rPr>
          <w:rFonts w:cs="Times New Roman"/>
        </w:rPr>
        <w:t>Standard RGB color spaces.</w:t>
      </w:r>
      <w:proofErr w:type="gramEnd"/>
      <w:r w:rsidR="00BE4458">
        <w:rPr>
          <w:rFonts w:cs="Times New Roman"/>
        </w:rPr>
        <w:t xml:space="preserve"> </w:t>
      </w:r>
      <w:r w:rsidR="00BE4458">
        <w:rPr>
          <w:rFonts w:cs="Times New Roman"/>
        </w:rPr>
        <w:tab/>
      </w:r>
      <w:r>
        <w:rPr>
          <w:rFonts w:cs="Times New Roman"/>
        </w:rPr>
        <w:t xml:space="preserve">Proceedings from </w:t>
      </w:r>
      <w:r w:rsidR="00BE4458">
        <w:rPr>
          <w:rFonts w:cs="Times New Roman"/>
        </w:rPr>
        <w:t xml:space="preserve">Seventh Color </w:t>
      </w:r>
      <w:r w:rsidRPr="000530B3">
        <w:rPr>
          <w:rFonts w:cs="Times New Roman"/>
        </w:rPr>
        <w:t xml:space="preserve">Imaging Conference: </w:t>
      </w:r>
      <w:r w:rsidRPr="000530B3">
        <w:rPr>
          <w:rFonts w:cs="Times New Roman"/>
          <w:i/>
        </w:rPr>
        <w:t xml:space="preserve">Color Science, Systems </w:t>
      </w:r>
      <w:r w:rsidR="00BE4458">
        <w:rPr>
          <w:rFonts w:cs="Times New Roman"/>
          <w:i/>
        </w:rPr>
        <w:tab/>
      </w:r>
      <w:r w:rsidRPr="000530B3">
        <w:rPr>
          <w:rFonts w:cs="Times New Roman"/>
          <w:i/>
        </w:rPr>
        <w:t>and Applications</w:t>
      </w:r>
      <w:r>
        <w:rPr>
          <w:rFonts w:cs="Times New Roman"/>
        </w:rPr>
        <w:t xml:space="preserve">. </w:t>
      </w:r>
      <w:r w:rsidRPr="000530B3">
        <w:rPr>
          <w:rFonts w:cs="Times New Roman"/>
        </w:rPr>
        <w:t>Scottsdale, Arizona</w:t>
      </w:r>
    </w:p>
    <w:p w14:paraId="437F0A40" w14:textId="77777777" w:rsidR="002B6691" w:rsidRDefault="002B6691" w:rsidP="00B164DB">
      <w:pPr>
        <w:rPr>
          <w:rFonts w:cs="Times New Roman"/>
        </w:rPr>
      </w:pPr>
    </w:p>
    <w:p w14:paraId="7BB90719" w14:textId="77777777" w:rsidR="00B164DB" w:rsidRDefault="00A870EF" w:rsidP="00B164DB">
      <w:pPr>
        <w:rPr>
          <w:rFonts w:cs="Times New Roman"/>
        </w:rPr>
      </w:pPr>
      <w:proofErr w:type="spellStart"/>
      <w:r w:rsidRPr="00B164DB">
        <w:rPr>
          <w:rFonts w:cs="Times New Roman"/>
        </w:rPr>
        <w:t>Cuartielles</w:t>
      </w:r>
      <w:proofErr w:type="spellEnd"/>
      <w:r w:rsidR="009E1F76">
        <w:rPr>
          <w:rFonts w:cs="Times New Roman"/>
        </w:rPr>
        <w:t>, D</w:t>
      </w:r>
      <w:r>
        <w:rPr>
          <w:rFonts w:cs="Times New Roman"/>
        </w:rPr>
        <w:t xml:space="preserve">, &amp; </w:t>
      </w:r>
      <w:proofErr w:type="spellStart"/>
      <w:r w:rsidRPr="00B164DB">
        <w:rPr>
          <w:rFonts w:cs="Times New Roman"/>
        </w:rPr>
        <w:t>Igoe</w:t>
      </w:r>
      <w:proofErr w:type="spellEnd"/>
      <w:r w:rsidR="009E1F76">
        <w:rPr>
          <w:rFonts w:cs="Times New Roman"/>
        </w:rPr>
        <w:t>, T</w:t>
      </w:r>
      <w:r>
        <w:rPr>
          <w:rFonts w:cs="Times New Roman"/>
        </w:rPr>
        <w:t xml:space="preserve">, &amp; </w:t>
      </w:r>
      <w:proofErr w:type="spellStart"/>
      <w:r w:rsidR="00B164DB" w:rsidRPr="00B164DB">
        <w:rPr>
          <w:rFonts w:cs="Times New Roman"/>
        </w:rPr>
        <w:t>Mellis</w:t>
      </w:r>
      <w:proofErr w:type="spellEnd"/>
      <w:r w:rsidR="009E1F76">
        <w:rPr>
          <w:rFonts w:cs="Times New Roman"/>
        </w:rPr>
        <w:t>, D.</w:t>
      </w:r>
      <w:r>
        <w:rPr>
          <w:rFonts w:cs="Times New Roman"/>
        </w:rPr>
        <w:t xml:space="preserve"> A</w:t>
      </w:r>
      <w:r w:rsidR="00B164DB">
        <w:rPr>
          <w:rFonts w:cs="Times New Roman"/>
        </w:rPr>
        <w:t xml:space="preserve">. </w:t>
      </w:r>
      <w:r w:rsidR="00091307">
        <w:rPr>
          <w:rFonts w:cs="Times New Roman"/>
        </w:rPr>
        <w:t>(</w:t>
      </w:r>
      <w:r w:rsidR="00B164DB" w:rsidRPr="00B164DB">
        <w:rPr>
          <w:rFonts w:cs="Times New Roman"/>
        </w:rPr>
        <w:t>2011</w:t>
      </w:r>
      <w:r w:rsidR="00091307">
        <w:rPr>
          <w:rFonts w:cs="Times New Roman"/>
        </w:rPr>
        <w:t>, January 26)</w:t>
      </w:r>
      <w:r w:rsidR="00B164DB">
        <w:rPr>
          <w:rFonts w:cs="Times New Roman"/>
        </w:rPr>
        <w:t xml:space="preserve">. </w:t>
      </w:r>
      <w:proofErr w:type="spellStart"/>
      <w:r w:rsidR="005C52CB">
        <w:rPr>
          <w:rFonts w:cs="Times New Roman"/>
          <w:i/>
        </w:rPr>
        <w:t>Arduino</w:t>
      </w:r>
      <w:r w:rsidR="00B164DB">
        <w:rPr>
          <w:rFonts w:cs="Times New Roman"/>
          <w:i/>
        </w:rPr>
        <w:t>Duemilanove</w:t>
      </w:r>
      <w:proofErr w:type="spellEnd"/>
      <w:r w:rsidR="005C52CB">
        <w:rPr>
          <w:rFonts w:cs="Times New Roman"/>
        </w:rPr>
        <w:t xml:space="preserve">. </w:t>
      </w:r>
      <w:r w:rsidR="005C52CB">
        <w:rPr>
          <w:rFonts w:cs="Times New Roman"/>
        </w:rPr>
        <w:tab/>
        <w:t xml:space="preserve">Retrieved from </w:t>
      </w:r>
      <w:hyperlink r:id="rId27" w:history="1">
        <w:r w:rsidR="00B164DB" w:rsidRPr="00B862E4">
          <w:rPr>
            <w:rStyle w:val="Hyperlink"/>
            <w:rFonts w:cs="Times New Roman"/>
          </w:rPr>
          <w:t>http://www.arduino.cc/en/Main/ArduinoBoardDuemilanove</w:t>
        </w:r>
      </w:hyperlink>
      <w:r w:rsidR="00310403">
        <w:rPr>
          <w:rFonts w:cs="Times New Roman"/>
        </w:rPr>
        <w:t>.</w:t>
      </w:r>
    </w:p>
    <w:p w14:paraId="04523FB9" w14:textId="77777777" w:rsidR="002B6691" w:rsidRDefault="002B6691" w:rsidP="00B164DB">
      <w:pPr>
        <w:rPr>
          <w:rFonts w:cs="Times New Roman"/>
        </w:rPr>
      </w:pPr>
    </w:p>
    <w:p w14:paraId="62635693" w14:textId="77777777" w:rsidR="0040631B" w:rsidRDefault="0040631B" w:rsidP="00B164DB">
      <w:pPr>
        <w:rPr>
          <w:rFonts w:cs="Times New Roman"/>
        </w:rPr>
      </w:pPr>
      <w:proofErr w:type="spellStart"/>
      <w:r>
        <w:rPr>
          <w:rFonts w:cs="Times New Roman"/>
        </w:rPr>
        <w:t>Dodds</w:t>
      </w:r>
      <w:proofErr w:type="spellEnd"/>
      <w:r>
        <w:rPr>
          <w:rFonts w:cs="Times New Roman"/>
        </w:rPr>
        <w:t xml:space="preserve">, Z. (2007). </w:t>
      </w:r>
      <w:proofErr w:type="spellStart"/>
      <w:proofErr w:type="gramStart"/>
      <w:r>
        <w:rPr>
          <w:rFonts w:cs="Times New Roman"/>
        </w:rPr>
        <w:t>pyCreate</w:t>
      </w:r>
      <w:proofErr w:type="spellEnd"/>
      <w:proofErr w:type="gramEnd"/>
      <w:r>
        <w:rPr>
          <w:rFonts w:cs="Times New Roman"/>
        </w:rPr>
        <w:t xml:space="preserve"> [software]. Available from </w:t>
      </w:r>
      <w:r>
        <w:rPr>
          <w:rFonts w:cs="Times New Roman"/>
        </w:rPr>
        <w:tab/>
      </w:r>
      <w:r w:rsidRPr="0040631B">
        <w:rPr>
          <w:rFonts w:cs="Times New Roman"/>
        </w:rPr>
        <w:t>http://www.cs.hmc.edu/~dodds/erdos/old.html</w:t>
      </w:r>
    </w:p>
    <w:p w14:paraId="17FD325A" w14:textId="77777777" w:rsidR="0040631B" w:rsidRDefault="0040631B" w:rsidP="00B164DB">
      <w:pPr>
        <w:rPr>
          <w:rFonts w:cs="Times New Roman"/>
        </w:rPr>
      </w:pPr>
    </w:p>
    <w:p w14:paraId="67815E37" w14:textId="77777777" w:rsidR="002B6691" w:rsidRDefault="002B6691" w:rsidP="00B164DB">
      <w:pPr>
        <w:rPr>
          <w:rFonts w:cs="Times New Roman"/>
        </w:rPr>
      </w:pPr>
      <w:r>
        <w:rPr>
          <w:rFonts w:cs="Times New Roman"/>
        </w:rPr>
        <w:t xml:space="preserve">Flynn, A. M. (1988). Combining Sonar and Infrared Sensors for Mobile Robot </w:t>
      </w:r>
      <w:r>
        <w:rPr>
          <w:rFonts w:cs="Times New Roman"/>
        </w:rPr>
        <w:tab/>
        <w:t xml:space="preserve">Navigation. </w:t>
      </w:r>
      <w:r>
        <w:rPr>
          <w:rFonts w:cs="Times New Roman"/>
          <w:i/>
        </w:rPr>
        <w:t>The International Journal of Robotics Research, 7</w:t>
      </w:r>
      <w:r>
        <w:rPr>
          <w:rFonts w:cs="Times New Roman"/>
        </w:rPr>
        <w:t>(6), 5-14</w:t>
      </w:r>
    </w:p>
    <w:p w14:paraId="690854AC" w14:textId="77777777" w:rsidR="002B6691" w:rsidRDefault="002B6691" w:rsidP="00B164DB">
      <w:pPr>
        <w:rPr>
          <w:rFonts w:cs="Times New Roman"/>
        </w:rPr>
      </w:pPr>
    </w:p>
    <w:p w14:paraId="7FA52B83" w14:textId="77777777" w:rsidR="00091307" w:rsidRDefault="002B6691" w:rsidP="00B164DB">
      <w:pPr>
        <w:rPr>
          <w:rFonts w:cs="Times New Roman"/>
        </w:rPr>
      </w:pPr>
      <w:r>
        <w:rPr>
          <w:rFonts w:cs="Times New Roman"/>
        </w:rPr>
        <w:t xml:space="preserve">Fodor, J.A. (1975). </w:t>
      </w:r>
      <w:proofErr w:type="gramStart"/>
      <w:r>
        <w:rPr>
          <w:rFonts w:cs="Times New Roman"/>
          <w:i/>
        </w:rPr>
        <w:t>The language of thought.</w:t>
      </w:r>
      <w:proofErr w:type="gramEnd"/>
      <w:r>
        <w:rPr>
          <w:rFonts w:cs="Times New Roman"/>
        </w:rPr>
        <w:t xml:space="preserve"> New York, NY: Thomas Y. Crowell </w:t>
      </w:r>
      <w:r>
        <w:rPr>
          <w:rFonts w:cs="Times New Roman"/>
        </w:rPr>
        <w:tab/>
        <w:t>Company, Inc.</w:t>
      </w:r>
    </w:p>
    <w:p w14:paraId="7E834968" w14:textId="77777777" w:rsidR="00091307" w:rsidRDefault="00091307" w:rsidP="00B164DB">
      <w:pPr>
        <w:rPr>
          <w:rFonts w:cs="Times New Roman"/>
        </w:rPr>
      </w:pPr>
    </w:p>
    <w:p w14:paraId="0DA40EB3" w14:textId="77777777" w:rsidR="002B6691" w:rsidRDefault="002B6691" w:rsidP="00B164DB">
      <w:pPr>
        <w:rPr>
          <w:rFonts w:cs="Times New Roman"/>
        </w:rPr>
      </w:pPr>
      <w:proofErr w:type="spellStart"/>
      <w:r>
        <w:rPr>
          <w:rFonts w:cs="Times New Roman"/>
        </w:rPr>
        <w:t>Gurevych</w:t>
      </w:r>
      <w:proofErr w:type="spellEnd"/>
      <w:r>
        <w:rPr>
          <w:rFonts w:cs="Times New Roman"/>
        </w:rPr>
        <w:t xml:space="preserve">, I., &amp; </w:t>
      </w:r>
      <w:proofErr w:type="spellStart"/>
      <w:r>
        <w:rPr>
          <w:rFonts w:cs="Times New Roman"/>
        </w:rPr>
        <w:t>Malaka</w:t>
      </w:r>
      <w:proofErr w:type="spellEnd"/>
      <w:r>
        <w:rPr>
          <w:rFonts w:cs="Times New Roman"/>
        </w:rPr>
        <w:t xml:space="preserve">, R., &amp; </w:t>
      </w:r>
      <w:proofErr w:type="spellStart"/>
      <w:r>
        <w:rPr>
          <w:rFonts w:cs="Times New Roman"/>
        </w:rPr>
        <w:t>Porzel</w:t>
      </w:r>
      <w:proofErr w:type="spellEnd"/>
      <w:r>
        <w:rPr>
          <w:rFonts w:cs="Times New Roman"/>
        </w:rPr>
        <w:t xml:space="preserve">, R., &amp; Zorn, H. (2003). </w:t>
      </w:r>
      <w:r w:rsidR="00BE4458">
        <w:rPr>
          <w:rFonts w:cs="Times New Roman"/>
        </w:rPr>
        <w:t xml:space="preserve">Semantic coherence </w:t>
      </w:r>
      <w:r w:rsidR="00BE4458">
        <w:rPr>
          <w:rFonts w:cs="Times New Roman"/>
        </w:rPr>
        <w:tab/>
        <w:t xml:space="preserve">scoring using </w:t>
      </w:r>
      <w:proofErr w:type="gramStart"/>
      <w:r w:rsidR="00BE4458">
        <w:rPr>
          <w:rFonts w:cs="Times New Roman"/>
        </w:rPr>
        <w:t>an ontology</w:t>
      </w:r>
      <w:proofErr w:type="gramEnd"/>
      <w:r w:rsidR="00BE4458">
        <w:rPr>
          <w:rFonts w:cs="Times New Roman"/>
        </w:rPr>
        <w:t xml:space="preserve">. </w:t>
      </w:r>
      <w:proofErr w:type="gramStart"/>
      <w:r w:rsidR="00BE4458">
        <w:rPr>
          <w:rFonts w:cs="Times New Roman"/>
        </w:rPr>
        <w:t>Proceedings of HLT-</w:t>
      </w:r>
      <w:r>
        <w:rPr>
          <w:rFonts w:cs="Times New Roman"/>
        </w:rPr>
        <w:t>NAACL 2003.</w:t>
      </w:r>
      <w:proofErr w:type="gramEnd"/>
      <w:r>
        <w:rPr>
          <w:rFonts w:cs="Times New Roman"/>
        </w:rPr>
        <w:t xml:space="preserve"> Edmonton</w:t>
      </w:r>
    </w:p>
    <w:p w14:paraId="69D49C80" w14:textId="77777777" w:rsidR="002B6691" w:rsidRDefault="002B6691" w:rsidP="00B164DB">
      <w:pPr>
        <w:rPr>
          <w:rFonts w:cs="Times New Roman"/>
        </w:rPr>
      </w:pPr>
    </w:p>
    <w:p w14:paraId="1C84D28A" w14:textId="77777777" w:rsidR="002B6691" w:rsidRDefault="002B6691" w:rsidP="00B164DB">
      <w:pPr>
        <w:rPr>
          <w:rFonts w:cs="Times New Roman"/>
        </w:rPr>
      </w:pPr>
      <w:r>
        <w:rPr>
          <w:rFonts w:cs="Times New Roman"/>
          <w:i/>
        </w:rPr>
        <w:t xml:space="preserve">Image Processing Toolbox: </w:t>
      </w:r>
      <w:r w:rsidRPr="000A496D">
        <w:rPr>
          <w:rFonts w:cs="Times New Roman"/>
          <w:i/>
        </w:rPr>
        <w:t>Color-Based Segmentation Using K-Means Clustering</w:t>
      </w:r>
      <w:r>
        <w:rPr>
          <w:rFonts w:cs="Times New Roman"/>
        </w:rPr>
        <w:t xml:space="preserve">. </w:t>
      </w:r>
      <w:r>
        <w:rPr>
          <w:rFonts w:cs="Times New Roman"/>
        </w:rPr>
        <w:tab/>
        <w:t xml:space="preserve">Retrieved from </w:t>
      </w:r>
      <w:r>
        <w:rPr>
          <w:rFonts w:cs="Times New Roman"/>
        </w:rPr>
        <w:tab/>
      </w:r>
      <w:r w:rsidRPr="000A496D">
        <w:rPr>
          <w:rFonts w:cs="Times New Roman"/>
        </w:rPr>
        <w:t>http://www.mathworks.com/products/image/demos.html?file=/products/demos</w:t>
      </w:r>
      <w:r>
        <w:rPr>
          <w:rFonts w:cs="Times New Roman"/>
        </w:rPr>
        <w:tab/>
      </w:r>
      <w:r w:rsidRPr="000A496D">
        <w:rPr>
          <w:rFonts w:cs="Times New Roman"/>
        </w:rPr>
        <w:t>/shipping/images/ipexhistology.html</w:t>
      </w:r>
    </w:p>
    <w:p w14:paraId="2E8DAB29" w14:textId="77777777" w:rsidR="00091307" w:rsidRDefault="00091307" w:rsidP="00B164DB">
      <w:pPr>
        <w:rPr>
          <w:rFonts w:cs="Times New Roman"/>
        </w:rPr>
      </w:pPr>
    </w:p>
    <w:p w14:paraId="0BEC1220" w14:textId="77777777" w:rsidR="00091307" w:rsidRDefault="00091307" w:rsidP="00091307">
      <w:pPr>
        <w:rPr>
          <w:rFonts w:cs="Times New Roman"/>
        </w:rPr>
      </w:pPr>
      <w:r>
        <w:rPr>
          <w:rFonts w:cs="Times New Roman"/>
        </w:rPr>
        <w:t xml:space="preserve">Kronfeld, A. (1990). </w:t>
      </w:r>
      <w:r>
        <w:rPr>
          <w:rFonts w:cs="Times New Roman"/>
          <w:i/>
        </w:rPr>
        <w:t xml:space="preserve">Reference and computation: An essay in applied philosophy of </w:t>
      </w:r>
      <w:r>
        <w:rPr>
          <w:rFonts w:cs="Times New Roman"/>
          <w:i/>
        </w:rPr>
        <w:tab/>
        <w:t>language</w:t>
      </w:r>
      <w:r>
        <w:rPr>
          <w:rFonts w:cs="Times New Roman"/>
        </w:rPr>
        <w:t>. New York, NY: Press Syndicate of the University of Cambridge</w:t>
      </w:r>
    </w:p>
    <w:p w14:paraId="7A7FFB03" w14:textId="77777777" w:rsidR="002B6691" w:rsidRDefault="002B6691" w:rsidP="00B164DB">
      <w:pPr>
        <w:rPr>
          <w:rFonts w:cs="Times New Roman"/>
        </w:rPr>
      </w:pPr>
    </w:p>
    <w:p w14:paraId="1ACD946F" w14:textId="77777777" w:rsidR="002B6691" w:rsidRDefault="002B6691" w:rsidP="00B164DB">
      <w:pPr>
        <w:rPr>
          <w:rFonts w:cs="Times New Roman"/>
        </w:rPr>
      </w:pPr>
      <w:proofErr w:type="spellStart"/>
      <w:proofErr w:type="gramStart"/>
      <w:r>
        <w:rPr>
          <w:rFonts w:cs="Times New Roman"/>
        </w:rPr>
        <w:t>Lauria</w:t>
      </w:r>
      <w:proofErr w:type="spellEnd"/>
      <w:r>
        <w:rPr>
          <w:rFonts w:cs="Times New Roman"/>
        </w:rPr>
        <w:t xml:space="preserve">, S., &amp; </w:t>
      </w:r>
      <w:proofErr w:type="spellStart"/>
      <w:r>
        <w:rPr>
          <w:rFonts w:cs="Times New Roman"/>
        </w:rPr>
        <w:t>Bugmann</w:t>
      </w:r>
      <w:proofErr w:type="spellEnd"/>
      <w:r>
        <w:rPr>
          <w:rFonts w:cs="Times New Roman"/>
        </w:rPr>
        <w:t xml:space="preserve">, G., &amp; </w:t>
      </w:r>
      <w:proofErr w:type="spellStart"/>
      <w:r>
        <w:rPr>
          <w:rFonts w:cs="Times New Roman"/>
        </w:rPr>
        <w:t>Kyriacou</w:t>
      </w:r>
      <w:proofErr w:type="spellEnd"/>
      <w:r>
        <w:rPr>
          <w:rFonts w:cs="Times New Roman"/>
        </w:rPr>
        <w:t>, T., &amp; Klein, E. (2002).</w:t>
      </w:r>
      <w:proofErr w:type="gramEnd"/>
      <w:r>
        <w:rPr>
          <w:rFonts w:cs="Times New Roman"/>
        </w:rPr>
        <w:t xml:space="preserve"> </w:t>
      </w:r>
      <w:proofErr w:type="gramStart"/>
      <w:r>
        <w:rPr>
          <w:rFonts w:cs="Times New Roman"/>
        </w:rPr>
        <w:t xml:space="preserve">Mobile robot </w:t>
      </w:r>
      <w:r>
        <w:rPr>
          <w:rFonts w:cs="Times New Roman"/>
        </w:rPr>
        <w:tab/>
        <w:t>programming using natural language.</w:t>
      </w:r>
      <w:proofErr w:type="gramEnd"/>
      <w:r>
        <w:rPr>
          <w:rFonts w:cs="Times New Roman"/>
        </w:rPr>
        <w:t xml:space="preserve"> </w:t>
      </w:r>
      <w:proofErr w:type="gramStart"/>
      <w:r>
        <w:rPr>
          <w:rFonts w:cs="Times New Roman"/>
          <w:i/>
        </w:rPr>
        <w:t>Robotics and Autonomous Systems.</w:t>
      </w:r>
      <w:proofErr w:type="gramEnd"/>
      <w:r>
        <w:rPr>
          <w:rFonts w:cs="Times New Roman"/>
          <w:i/>
        </w:rPr>
        <w:t xml:space="preserve"> 38</w:t>
      </w:r>
      <w:r>
        <w:rPr>
          <w:rFonts w:cs="Times New Roman"/>
        </w:rPr>
        <w:t xml:space="preserve">, </w:t>
      </w:r>
      <w:r>
        <w:rPr>
          <w:rFonts w:cs="Times New Roman"/>
        </w:rPr>
        <w:tab/>
        <w:t>171-181</w:t>
      </w:r>
    </w:p>
    <w:p w14:paraId="5BC420FE" w14:textId="77777777" w:rsidR="0040631B" w:rsidRDefault="0040631B" w:rsidP="00B164DB">
      <w:pPr>
        <w:rPr>
          <w:rFonts w:cs="Times New Roman"/>
        </w:rPr>
      </w:pPr>
    </w:p>
    <w:p w14:paraId="0E3292BC" w14:textId="77777777" w:rsidR="0040631B" w:rsidRPr="0040631B" w:rsidRDefault="0040631B" w:rsidP="00B164DB">
      <w:pPr>
        <w:rPr>
          <w:rFonts w:cs="Times New Roman"/>
        </w:rPr>
      </w:pPr>
      <w:proofErr w:type="spellStart"/>
      <w:proofErr w:type="gramStart"/>
      <w:r w:rsidRPr="0040631B">
        <w:rPr>
          <w:rFonts w:cs="Times New Roman"/>
        </w:rPr>
        <w:t>MathWorks</w:t>
      </w:r>
      <w:proofErr w:type="spellEnd"/>
      <w:r w:rsidRPr="0040631B">
        <w:rPr>
          <w:rFonts w:cs="Times New Roman"/>
        </w:rPr>
        <w:t>, Inc</w:t>
      </w:r>
      <w:r>
        <w:rPr>
          <w:rFonts w:cs="Times New Roman"/>
        </w:rPr>
        <w:t>., The.</w:t>
      </w:r>
      <w:proofErr w:type="gramEnd"/>
      <w:r>
        <w:rPr>
          <w:rFonts w:cs="Times New Roman"/>
        </w:rPr>
        <w:t xml:space="preserve"> (2001)</w:t>
      </w:r>
      <w:proofErr w:type="gramStart"/>
      <w:r>
        <w:rPr>
          <w:rFonts w:cs="Times New Roman"/>
        </w:rPr>
        <w:t xml:space="preserve">. </w:t>
      </w:r>
      <w:r w:rsidRPr="0040631B">
        <w:rPr>
          <w:rFonts w:cs="Times New Roman"/>
          <w:i/>
        </w:rPr>
        <w:t>MATLAB - The Language Of Technical Computing</w:t>
      </w:r>
      <w:r>
        <w:rPr>
          <w:rFonts w:cs="Times New Roman"/>
        </w:rPr>
        <w:t>.</w:t>
      </w:r>
      <w:proofErr w:type="gramEnd"/>
      <w:r>
        <w:rPr>
          <w:rFonts w:cs="Times New Roman"/>
        </w:rPr>
        <w:t xml:space="preserve"> </w:t>
      </w:r>
      <w:r>
        <w:rPr>
          <w:rFonts w:cs="Times New Roman"/>
        </w:rPr>
        <w:tab/>
        <w:t xml:space="preserve">Retrieved from </w:t>
      </w:r>
      <w:r w:rsidRPr="0040631B">
        <w:rPr>
          <w:rFonts w:cs="Times New Roman"/>
        </w:rPr>
        <w:t>http://www.mathworks.com/products/matlab/</w:t>
      </w:r>
    </w:p>
    <w:p w14:paraId="4533DD56" w14:textId="77777777" w:rsidR="005D52C2" w:rsidRDefault="005D52C2" w:rsidP="00B164DB">
      <w:pPr>
        <w:rPr>
          <w:rFonts w:cs="Times New Roman"/>
        </w:rPr>
      </w:pPr>
    </w:p>
    <w:p w14:paraId="71BEF811" w14:textId="77777777" w:rsidR="005D52C2" w:rsidRDefault="005D52C2" w:rsidP="00B164DB">
      <w:pPr>
        <w:rPr>
          <w:rFonts w:cs="Times New Roman"/>
        </w:rPr>
      </w:pPr>
      <w:r>
        <w:rPr>
          <w:rFonts w:cs="Times New Roman"/>
        </w:rPr>
        <w:t xml:space="preserve">Minton, J., &amp; Rieksts, O. (2011). </w:t>
      </w:r>
      <w:proofErr w:type="gramStart"/>
      <w:r w:rsidR="0073711B">
        <w:rPr>
          <w:rFonts w:cs="Times New Roman"/>
        </w:rPr>
        <w:t xml:space="preserve">Steps towards developing an intelligent robotics </w:t>
      </w:r>
      <w:r w:rsidR="0073711B">
        <w:rPr>
          <w:rFonts w:cs="Times New Roman"/>
        </w:rPr>
        <w:tab/>
        <w:t>course.</w:t>
      </w:r>
      <w:proofErr w:type="gramEnd"/>
      <w:r w:rsidR="0073711B">
        <w:rPr>
          <w:rFonts w:cs="Times New Roman"/>
        </w:rPr>
        <w:t xml:space="preserve"> Proceedings from PACISE 2011, Shippensburg PA</w:t>
      </w:r>
    </w:p>
    <w:p w14:paraId="463F9D7C" w14:textId="77777777" w:rsidR="00091307" w:rsidRDefault="00091307" w:rsidP="00B164DB">
      <w:pPr>
        <w:rPr>
          <w:rFonts w:cs="Times New Roman"/>
        </w:rPr>
      </w:pPr>
    </w:p>
    <w:p w14:paraId="11897AE3" w14:textId="77777777" w:rsidR="00091307" w:rsidRDefault="00091307" w:rsidP="00B164DB">
      <w:pPr>
        <w:rPr>
          <w:rFonts w:cs="Times New Roman"/>
        </w:rPr>
      </w:pPr>
      <w:proofErr w:type="spellStart"/>
      <w:r>
        <w:rPr>
          <w:rFonts w:cs="Times New Roman"/>
        </w:rPr>
        <w:t>OpenCVWiki</w:t>
      </w:r>
      <w:proofErr w:type="spellEnd"/>
      <w:r>
        <w:rPr>
          <w:rFonts w:cs="Times New Roman"/>
        </w:rPr>
        <w:t>. (</w:t>
      </w:r>
      <w:proofErr w:type="spellStart"/>
      <w:proofErr w:type="gramStart"/>
      <w:r>
        <w:rPr>
          <w:rFonts w:cs="Times New Roman"/>
        </w:rPr>
        <w:t>n</w:t>
      </w:r>
      <w:proofErr w:type="gramEnd"/>
      <w:r>
        <w:rPr>
          <w:rFonts w:cs="Times New Roman"/>
        </w:rPr>
        <w:t>.d.</w:t>
      </w:r>
      <w:proofErr w:type="spellEnd"/>
      <w:r>
        <w:rPr>
          <w:rFonts w:cs="Times New Roman"/>
        </w:rPr>
        <w:t xml:space="preserve">). Retrieved </w:t>
      </w:r>
      <w:proofErr w:type="spellStart"/>
      <w:r>
        <w:rPr>
          <w:rFonts w:cs="Times New Roman"/>
        </w:rPr>
        <w:t>fom</w:t>
      </w:r>
      <w:proofErr w:type="spellEnd"/>
      <w:r>
        <w:rPr>
          <w:rFonts w:cs="Times New Roman"/>
        </w:rPr>
        <w:t xml:space="preserve"> the OpenCV Wiki:</w:t>
      </w:r>
      <w:r w:rsidR="008018AC" w:rsidRPr="008018AC">
        <w:t xml:space="preserve"> </w:t>
      </w:r>
      <w:r w:rsidR="008018AC">
        <w:tab/>
      </w:r>
      <w:r w:rsidR="008018AC" w:rsidRPr="008018AC">
        <w:rPr>
          <w:rFonts w:cs="Times New Roman"/>
        </w:rPr>
        <w:t>http://opencv.willowgarage.com/wiki/</w:t>
      </w:r>
    </w:p>
    <w:p w14:paraId="623C0BF6" w14:textId="77777777" w:rsidR="002B6691" w:rsidRDefault="002B6691" w:rsidP="00B164DB">
      <w:pPr>
        <w:rPr>
          <w:rFonts w:cs="Times New Roman"/>
        </w:rPr>
      </w:pPr>
    </w:p>
    <w:p w14:paraId="34A3D0BB" w14:textId="77777777" w:rsidR="002B6691" w:rsidRDefault="002B6691" w:rsidP="002B6691">
      <w:pPr>
        <w:rPr>
          <w:rFonts w:cs="Times New Roman"/>
        </w:rPr>
      </w:pPr>
      <w:proofErr w:type="spellStart"/>
      <w:r>
        <w:rPr>
          <w:rFonts w:cs="Times New Roman"/>
        </w:rPr>
        <w:t>Roos</w:t>
      </w:r>
      <w:proofErr w:type="spellEnd"/>
      <w:r>
        <w:rPr>
          <w:rFonts w:cs="Times New Roman"/>
        </w:rPr>
        <w:t xml:space="preserve">, N., &amp; Vogt, P., &amp; </w:t>
      </w:r>
      <w:proofErr w:type="spellStart"/>
      <w:r>
        <w:rPr>
          <w:rFonts w:cs="Times New Roman"/>
        </w:rPr>
        <w:t>Wiesman</w:t>
      </w:r>
      <w:proofErr w:type="spellEnd"/>
      <w:r>
        <w:rPr>
          <w:rFonts w:cs="Times New Roman"/>
        </w:rPr>
        <w:t xml:space="preserve">, F. (2002). </w:t>
      </w:r>
      <w:proofErr w:type="gramStart"/>
      <w:r w:rsidR="00BE4458">
        <w:rPr>
          <w:rFonts w:cs="Times New Roman"/>
        </w:rPr>
        <w:t xml:space="preserve">Automatic ontology mapping for agent </w:t>
      </w:r>
      <w:r w:rsidR="00BE4458">
        <w:rPr>
          <w:rFonts w:cs="Times New Roman"/>
        </w:rPr>
        <w:tab/>
        <w:t>communication.</w:t>
      </w:r>
      <w:proofErr w:type="gramEnd"/>
      <w:r w:rsidR="00BE4458">
        <w:rPr>
          <w:rFonts w:cs="Times New Roman"/>
        </w:rPr>
        <w:t xml:space="preserve"> </w:t>
      </w:r>
      <w:r>
        <w:rPr>
          <w:rFonts w:cs="Times New Roman"/>
        </w:rPr>
        <w:t>Proce</w:t>
      </w:r>
      <w:r w:rsidR="00BE4458">
        <w:rPr>
          <w:rFonts w:cs="Times New Roman"/>
        </w:rPr>
        <w:t xml:space="preserve">edings from AAMAS’02. Bologna, </w:t>
      </w:r>
      <w:r>
        <w:rPr>
          <w:rFonts w:cs="Times New Roman"/>
        </w:rPr>
        <w:t>Italy</w:t>
      </w:r>
    </w:p>
    <w:p w14:paraId="0B8B7326" w14:textId="77777777" w:rsidR="002B6691" w:rsidRDefault="002B6691" w:rsidP="00B164DB">
      <w:pPr>
        <w:rPr>
          <w:rFonts w:cs="Times New Roman"/>
        </w:rPr>
      </w:pPr>
    </w:p>
    <w:p w14:paraId="7FCD2AC7" w14:textId="77777777" w:rsidR="001B6F5A" w:rsidRDefault="00310403" w:rsidP="00310403">
      <w:pPr>
        <w:rPr>
          <w:rFonts w:cs="Times New Roman"/>
        </w:rPr>
      </w:pPr>
      <w:proofErr w:type="gramStart"/>
      <w:r w:rsidRPr="00310403">
        <w:rPr>
          <w:rFonts w:cs="Times New Roman"/>
        </w:rPr>
        <w:t>Shapiro, L. G., &amp; St</w:t>
      </w:r>
      <w:r>
        <w:rPr>
          <w:rFonts w:cs="Times New Roman"/>
        </w:rPr>
        <w:t>ockman, G. C. (2001).</w:t>
      </w:r>
      <w:proofErr w:type="gramEnd"/>
      <w:r>
        <w:rPr>
          <w:rFonts w:cs="Times New Roman"/>
        </w:rPr>
        <w:t xml:space="preserve"> Computer </w:t>
      </w:r>
      <w:proofErr w:type="spellStart"/>
      <w:r>
        <w:rPr>
          <w:rFonts w:cs="Times New Roman"/>
        </w:rPr>
        <w:t>V</w:t>
      </w:r>
      <w:r w:rsidRPr="00310403">
        <w:rPr>
          <w:rFonts w:cs="Times New Roman"/>
        </w:rPr>
        <w:t>isión</w:t>
      </w:r>
      <w:proofErr w:type="spellEnd"/>
      <w:r w:rsidRPr="00310403">
        <w:rPr>
          <w:rFonts w:cs="Times New Roman"/>
        </w:rPr>
        <w:t xml:space="preserve">. Prentice Hall. Retrieved </w:t>
      </w:r>
      <w:r>
        <w:rPr>
          <w:rFonts w:cs="Times New Roman"/>
        </w:rPr>
        <w:tab/>
      </w:r>
      <w:r w:rsidRPr="00310403">
        <w:rPr>
          <w:rFonts w:cs="Times New Roman"/>
        </w:rPr>
        <w:t xml:space="preserve">from </w:t>
      </w:r>
      <w:hyperlink r:id="rId28" w:history="1">
        <w:r w:rsidRPr="00B862E4">
          <w:rPr>
            <w:rStyle w:val="Hyperlink"/>
            <w:rFonts w:cs="Times New Roman"/>
          </w:rPr>
          <w:t>http://www.cse.msu.edu/~stockman/Book/</w:t>
        </w:r>
      </w:hyperlink>
      <w:r w:rsidRPr="00310403">
        <w:rPr>
          <w:rFonts w:cs="Times New Roman"/>
        </w:rPr>
        <w:t>.</w:t>
      </w:r>
    </w:p>
    <w:p w14:paraId="7CEF1A69" w14:textId="77777777" w:rsidR="000530B3" w:rsidRDefault="000530B3" w:rsidP="00310403">
      <w:pPr>
        <w:rPr>
          <w:rFonts w:cs="Times New Roman"/>
        </w:rPr>
      </w:pPr>
    </w:p>
    <w:p w14:paraId="7BD533BD" w14:textId="77777777" w:rsidR="002B6691" w:rsidRDefault="002B6691" w:rsidP="002B6691">
      <w:pPr>
        <w:rPr>
          <w:rFonts w:cs="Times New Roman"/>
        </w:rPr>
      </w:pPr>
      <w:r>
        <w:rPr>
          <w:rFonts w:cs="Times New Roman"/>
        </w:rPr>
        <w:t xml:space="preserve">Simmons, R. (1970). </w:t>
      </w:r>
      <w:proofErr w:type="gramStart"/>
      <w:r>
        <w:rPr>
          <w:rFonts w:cs="Times New Roman"/>
        </w:rPr>
        <w:t>Natural language question answering systems.</w:t>
      </w:r>
      <w:proofErr w:type="gramEnd"/>
      <w:r>
        <w:rPr>
          <w:rFonts w:cs="Times New Roman"/>
        </w:rPr>
        <w:t xml:space="preserve"> </w:t>
      </w:r>
      <w:r w:rsidRPr="007C24F3">
        <w:rPr>
          <w:rFonts w:cs="Times New Roman"/>
          <w:i/>
        </w:rPr>
        <w:t xml:space="preserve">Communications </w:t>
      </w:r>
      <w:r>
        <w:rPr>
          <w:rFonts w:cs="Times New Roman"/>
          <w:i/>
        </w:rPr>
        <w:tab/>
      </w:r>
      <w:r w:rsidRPr="007C24F3">
        <w:rPr>
          <w:rFonts w:cs="Times New Roman"/>
          <w:i/>
        </w:rPr>
        <w:t>of the ACM</w:t>
      </w:r>
      <w:r>
        <w:rPr>
          <w:rFonts w:cs="Times New Roman"/>
        </w:rPr>
        <w:t>, 13(1), 15-30</w:t>
      </w:r>
    </w:p>
    <w:p w14:paraId="3D2ED4C5" w14:textId="77777777" w:rsidR="002B6691" w:rsidRDefault="002B6691" w:rsidP="00310403">
      <w:pPr>
        <w:rPr>
          <w:rFonts w:cs="Times New Roman"/>
        </w:rPr>
      </w:pPr>
    </w:p>
    <w:p w14:paraId="48A54DD3" w14:textId="77777777" w:rsidR="007173D3" w:rsidRDefault="000530B3" w:rsidP="00310403">
      <w:pPr>
        <w:rPr>
          <w:rFonts w:cs="Times New Roman"/>
        </w:rPr>
      </w:pPr>
      <w:proofErr w:type="spellStart"/>
      <w:proofErr w:type="gramStart"/>
      <w:r>
        <w:rPr>
          <w:rFonts w:cs="Times New Roman"/>
        </w:rPr>
        <w:t>Sridharan</w:t>
      </w:r>
      <w:proofErr w:type="spellEnd"/>
      <w:r>
        <w:rPr>
          <w:rFonts w:cs="Times New Roman"/>
        </w:rPr>
        <w:t>, M., &amp; Stone, P. (2009).</w:t>
      </w:r>
      <w:proofErr w:type="gramEnd"/>
      <w:r>
        <w:rPr>
          <w:rFonts w:cs="Times New Roman"/>
        </w:rPr>
        <w:t xml:space="preserve"> Color learning and illumination invariance on </w:t>
      </w:r>
      <w:r>
        <w:rPr>
          <w:rFonts w:cs="Times New Roman"/>
        </w:rPr>
        <w:tab/>
        <w:t xml:space="preserve">mobile robots: A survey. </w:t>
      </w:r>
      <w:proofErr w:type="gramStart"/>
      <w:r>
        <w:rPr>
          <w:rFonts w:cs="Times New Roman"/>
          <w:i/>
        </w:rPr>
        <w:t>Robotics and Autonomous Systems.</w:t>
      </w:r>
      <w:proofErr w:type="gramEnd"/>
      <w:r>
        <w:rPr>
          <w:rFonts w:cs="Times New Roman"/>
          <w:i/>
        </w:rPr>
        <w:t xml:space="preserve"> 57</w:t>
      </w:r>
      <w:r w:rsidR="002B6691">
        <w:rPr>
          <w:rFonts w:cs="Times New Roman"/>
        </w:rPr>
        <w:t xml:space="preserve">, 629-644 </w:t>
      </w:r>
    </w:p>
    <w:p w14:paraId="08A783B4" w14:textId="77777777" w:rsidR="007173D3" w:rsidRPr="000A496D" w:rsidRDefault="007173D3" w:rsidP="000A496D">
      <w:pPr>
        <w:rPr>
          <w:rFonts w:cs="Times New Roman"/>
          <w:color w:val="000080"/>
          <w:u w:val="single"/>
        </w:rPr>
      </w:pPr>
    </w:p>
    <w:p w14:paraId="1D744106" w14:textId="77777777" w:rsidR="000A496D" w:rsidRDefault="000A496D" w:rsidP="000A496D">
      <w:pPr>
        <w:rPr>
          <w:rFonts w:cs="Times New Roman"/>
        </w:rPr>
      </w:pPr>
    </w:p>
    <w:p w14:paraId="0FEF323D" w14:textId="77777777" w:rsidR="000A496D" w:rsidRDefault="000A496D" w:rsidP="000A496D">
      <w:pPr>
        <w:rPr>
          <w:rFonts w:cs="Times New Roman"/>
        </w:rPr>
      </w:pPr>
    </w:p>
    <w:p w14:paraId="66670455" w14:textId="77777777" w:rsidR="000A496D" w:rsidRDefault="000A496D" w:rsidP="000A496D">
      <w:pPr>
        <w:rPr>
          <w:rFonts w:cs="Times New Roman"/>
        </w:rPr>
      </w:pPr>
    </w:p>
    <w:p w14:paraId="191E173C" w14:textId="77777777" w:rsidR="000A496D" w:rsidRPr="000A496D" w:rsidRDefault="000A496D" w:rsidP="000A496D">
      <w:pPr>
        <w:rPr>
          <w:rFonts w:cs="Times New Roman"/>
        </w:rPr>
      </w:pPr>
    </w:p>
    <w:p w14:paraId="326E10EB" w14:textId="77777777" w:rsidR="000A496D" w:rsidRPr="000A496D" w:rsidRDefault="000A496D" w:rsidP="000A496D">
      <w:pPr>
        <w:rPr>
          <w:rFonts w:cs="Times New Roman"/>
        </w:rPr>
      </w:pPr>
    </w:p>
    <w:sectPr w:rsidR="000A496D" w:rsidRPr="000A496D" w:rsidSect="00D67AE7">
      <w:footerReference w:type="default" r:id="rId29"/>
      <w:pgSz w:w="12240" w:h="15840"/>
      <w:pgMar w:top="1800" w:right="1800" w:bottom="1800" w:left="216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andy Kaplan" w:date="2011-04-22T13:41:00Z" w:initials="RK">
    <w:p w14:paraId="4E430F24" w14:textId="77777777" w:rsidR="004D6E47" w:rsidRDefault="004D6E47">
      <w:pPr>
        <w:pStyle w:val="CommentText"/>
      </w:pPr>
      <w:r>
        <w:rPr>
          <w:rStyle w:val="CommentReference"/>
        </w:rPr>
        <w:annotationRef/>
      </w:r>
      <w:r>
        <w:t>Run on sentence. Break into 2 or more sentences.</w:t>
      </w:r>
    </w:p>
  </w:comment>
  <w:comment w:id="3" w:author="Randy Kaplan" w:date="2011-04-22T13:56:00Z" w:initials="RK">
    <w:p w14:paraId="7DA8C745" w14:textId="77777777" w:rsidR="004D6E47" w:rsidRDefault="004D6E47">
      <w:pPr>
        <w:pStyle w:val="CommentText"/>
      </w:pPr>
      <w:r>
        <w:rPr>
          <w:rStyle w:val="CommentReference"/>
        </w:rPr>
        <w:annotationRef/>
      </w:r>
      <w:r>
        <w:t>This is probably more detailed than it needs to be in the abstract. It is also not very clear.</w:t>
      </w:r>
    </w:p>
  </w:comment>
  <w:comment w:id="4" w:author="Randy Kaplan" w:date="2011-04-22T13:57:00Z" w:initials="RK">
    <w:p w14:paraId="4EF1912F" w14:textId="77777777" w:rsidR="004D6E47" w:rsidRDefault="004D6E47">
      <w:pPr>
        <w:pStyle w:val="CommentText"/>
      </w:pPr>
      <w:r>
        <w:rPr>
          <w:rStyle w:val="CommentReference"/>
        </w:rPr>
        <w:annotationRef/>
      </w:r>
      <w:r>
        <w:t>Is this done by hand? Or automatically?</w:t>
      </w:r>
    </w:p>
  </w:comment>
  <w:comment w:id="5" w:author="Randy Kaplan" w:date="2011-04-22T13:58:00Z" w:initials="RK">
    <w:p w14:paraId="245BA04D" w14:textId="77777777" w:rsidR="004D6E47" w:rsidRDefault="004D6E47">
      <w:pPr>
        <w:pStyle w:val="CommentText"/>
      </w:pPr>
      <w:r>
        <w:rPr>
          <w:rStyle w:val="CommentReference"/>
        </w:rPr>
        <w:annotationRef/>
      </w:r>
      <w:r>
        <w:t>Reword</w:t>
      </w:r>
    </w:p>
  </w:comment>
  <w:comment w:id="6" w:author="Randy Kaplan" w:date="2011-04-22T13:59:00Z" w:initials="RK">
    <w:p w14:paraId="6A2176D9" w14:textId="77777777" w:rsidR="004D6E47" w:rsidRDefault="004D6E47">
      <w:pPr>
        <w:pStyle w:val="CommentText"/>
      </w:pPr>
      <w:r>
        <w:rPr>
          <w:rStyle w:val="CommentReference"/>
        </w:rPr>
        <w:annotationRef/>
      </w:r>
      <w:r>
        <w:t xml:space="preserve">Such </w:t>
      </w:r>
      <w:proofErr w:type="gramStart"/>
      <w:r>
        <w:t>as ….</w:t>
      </w:r>
      <w:proofErr w:type="gramEnd"/>
    </w:p>
  </w:comment>
  <w:comment w:id="7" w:author="Randy Kaplan" w:date="2011-04-25T13:55:00Z" w:initials="RK">
    <w:p w14:paraId="20D94A9C" w14:textId="77777777" w:rsidR="004D6E47" w:rsidRDefault="004D6E47">
      <w:pPr>
        <w:pStyle w:val="CommentText"/>
      </w:pPr>
      <w:r>
        <w:rPr>
          <w:rStyle w:val="CommentReference"/>
        </w:rPr>
        <w:annotationRef/>
      </w:r>
      <w:r>
        <w:t>This is not a true statement. It is not strictly a matter of word meanings.</w:t>
      </w:r>
    </w:p>
  </w:comment>
  <w:comment w:id="8" w:author="Randy Kaplan" w:date="2011-04-25T13:56:00Z" w:initials="RK">
    <w:p w14:paraId="4B100C1A" w14:textId="77777777" w:rsidR="004D6E47" w:rsidRDefault="004D6E47">
      <w:pPr>
        <w:pStyle w:val="CommentText"/>
      </w:pPr>
      <w:r>
        <w:rPr>
          <w:rStyle w:val="CommentReference"/>
        </w:rPr>
        <w:annotationRef/>
      </w:r>
      <w:r>
        <w:t xml:space="preserve">What sources have you drawn from to </w:t>
      </w:r>
    </w:p>
  </w:comment>
  <w:comment w:id="9" w:author="Randy Kaplan" w:date="2011-04-25T13:57:00Z" w:initials="RK">
    <w:p w14:paraId="41AD1B96" w14:textId="77777777" w:rsidR="004D6E47" w:rsidRDefault="004D6E47">
      <w:pPr>
        <w:pStyle w:val="CommentText"/>
      </w:pPr>
      <w:r>
        <w:rPr>
          <w:rStyle w:val="CommentReference"/>
        </w:rPr>
        <w:annotationRef/>
      </w:r>
      <w:r>
        <w:t>These are called word senses.</w:t>
      </w:r>
    </w:p>
  </w:comment>
  <w:comment w:id="10" w:author="Randy Kaplan" w:date="2011-04-25T14:00:00Z" w:initials="RK">
    <w:p w14:paraId="290810AD" w14:textId="77777777" w:rsidR="004D6E47" w:rsidRDefault="004D6E47">
      <w:pPr>
        <w:pStyle w:val="CommentText"/>
      </w:pPr>
      <w:r>
        <w:rPr>
          <w:rStyle w:val="CommentReference"/>
        </w:rPr>
        <w:annotationRef/>
      </w:r>
      <w:r>
        <w:t>Lots of work has been done on this and it is not mentioned here.</w:t>
      </w:r>
    </w:p>
  </w:comment>
  <w:comment w:id="11" w:author="Randy Kaplan" w:date="2011-04-25T14:01:00Z" w:initials="RK">
    <w:p w14:paraId="357485C1" w14:textId="77777777" w:rsidR="004D6E47" w:rsidRDefault="004D6E47">
      <w:pPr>
        <w:pStyle w:val="CommentText"/>
      </w:pPr>
      <w:r>
        <w:rPr>
          <w:rStyle w:val="CommentReference"/>
        </w:rPr>
        <w:annotationRef/>
      </w:r>
      <w:r>
        <w:t>But what if I say “Go to the meter,</w:t>
      </w:r>
      <w:proofErr w:type="gramStart"/>
      <w:r>
        <w:t>”?</w:t>
      </w:r>
      <w:proofErr w:type="gramEnd"/>
    </w:p>
  </w:comment>
  <w:comment w:id="12" w:author="Randy Kaplan" w:date="2011-04-25T15:07:00Z" w:initials="RK">
    <w:p w14:paraId="523C0CD6" w14:textId="77777777" w:rsidR="004D6E47" w:rsidRDefault="004D6E47">
      <w:pPr>
        <w:pStyle w:val="CommentText"/>
      </w:pPr>
      <w:r>
        <w:rPr>
          <w:rStyle w:val="CommentReference"/>
        </w:rPr>
        <w:annotationRef/>
      </w:r>
      <w:r>
        <w:t>The runs counter to the general approach of understanding language that is the foundation of linguistics. At a more practical level you can miss the conceptual meaning entirely. Is it better to have an incorrect meaning? This could be a disaster when giving a robot an order.</w:t>
      </w:r>
    </w:p>
  </w:comment>
  <w:comment w:id="13" w:author="Randy Kaplan" w:date="2011-04-25T15:08:00Z" w:initials="RK">
    <w:p w14:paraId="64C551C5" w14:textId="77777777" w:rsidR="004D6E47" w:rsidRDefault="004D6E47">
      <w:pPr>
        <w:pStyle w:val="CommentText"/>
      </w:pPr>
      <w:r>
        <w:rPr>
          <w:rStyle w:val="CommentReference"/>
        </w:rPr>
        <w:annotationRef/>
      </w:r>
      <w:r>
        <w:t>At this point you should be mentioning the work on semantic networks. This is what you are suggesting.</w:t>
      </w:r>
    </w:p>
  </w:comment>
  <w:comment w:id="14" w:author="Randy Kaplan" w:date="2011-04-25T15:09:00Z" w:initials="RK">
    <w:p w14:paraId="00DEDF37" w14:textId="77777777" w:rsidR="004D6E47" w:rsidRDefault="004D6E47">
      <w:pPr>
        <w:pStyle w:val="CommentText"/>
      </w:pPr>
      <w:r>
        <w:rPr>
          <w:rStyle w:val="CommentReference"/>
        </w:rPr>
        <w:annotationRef/>
      </w:r>
      <w:r>
        <w:t>What is learned? Where does it come from?</w:t>
      </w:r>
    </w:p>
  </w:comment>
  <w:comment w:id="15" w:author="Randy Kaplan" w:date="2011-04-25T15:30:00Z" w:initials="RK">
    <w:p w14:paraId="012602FF" w14:textId="77777777" w:rsidR="00F35AED" w:rsidRDefault="00F35AED">
      <w:pPr>
        <w:pStyle w:val="CommentText"/>
      </w:pPr>
      <w:r>
        <w:rPr>
          <w:rStyle w:val="CommentReference"/>
        </w:rPr>
        <w:annotationRef/>
      </w:r>
      <w:proofErr w:type="spellStart"/>
      <w:r>
        <w:t>WordNet</w:t>
      </w:r>
      <w:proofErr w:type="spellEnd"/>
      <w:r>
        <w:t xml:space="preserve"> is NOT A SYSTEM FOR PARSING Natural Language. This is just plain wrong. </w:t>
      </w:r>
      <w:proofErr w:type="spellStart"/>
      <w:r>
        <w:t>WordNet</w:t>
      </w:r>
      <w:proofErr w:type="spellEnd"/>
      <w:r>
        <w:t xml:space="preserve"> is a complex dictionary that relates words to other words by way of synonym, antonym, etc. relationships.</w:t>
      </w:r>
    </w:p>
  </w:comment>
  <w:comment w:id="16" w:author="Randy Kaplan" w:date="2011-04-25T15:32:00Z" w:initials="RK">
    <w:p w14:paraId="2A4DA517" w14:textId="77777777" w:rsidR="00F35AED" w:rsidRDefault="00F35AED">
      <w:pPr>
        <w:pStyle w:val="CommentText"/>
      </w:pPr>
      <w:r>
        <w:rPr>
          <w:rStyle w:val="CommentReference"/>
        </w:rPr>
        <w:annotationRef/>
      </w:r>
      <w:r>
        <w:t xml:space="preserve">In general I feel that this discussion of NLP and Robotic control leaves a lot to be desired. Over the years there has been extensive work in the area of representation, resolution of referents, representation of knowledge, learning, and problem solving. For example you could have employed the SOAR engine as a means for the robot to solve its navigation problems. The lack of considering what has already been done is particularly bothersome </w:t>
      </w:r>
      <w:proofErr w:type="spellStart"/>
      <w:r>
        <w:t>wrt</w:t>
      </w:r>
      <w:proofErr w:type="spellEnd"/>
      <w:r>
        <w:t xml:space="preserve"> NLP. I also need to say that the KLO is simply a variant of the semantic network. Your knowledge representation is far from being robust and in fact doesn’t consider the problems that can arise in this type of system.  I would have liked to see some very concrete examples of how language is processed and what it produces. As it is your descriptions are very abstract and do not demonstrate that they will in fact work. I am sorry to say as a reader of this thesis I cannot approve of it at this time. The inaccuracies and lack of references to important related work do not do justice to the field of NLP.</w:t>
      </w:r>
      <w:bookmarkStart w:id="17" w:name="_GoBack"/>
      <w:bookmarkEnd w:id="17"/>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D49256" w14:textId="77777777" w:rsidR="004D6E47" w:rsidRDefault="004D6E47">
      <w:r>
        <w:separator/>
      </w:r>
    </w:p>
    <w:p w14:paraId="30FEDB2A" w14:textId="77777777" w:rsidR="004D6E47" w:rsidRDefault="004D6E47"/>
  </w:endnote>
  <w:endnote w:type="continuationSeparator" w:id="0">
    <w:p w14:paraId="4A3E17EE" w14:textId="77777777" w:rsidR="004D6E47" w:rsidRDefault="004D6E47">
      <w:r>
        <w:continuationSeparator/>
      </w:r>
    </w:p>
    <w:p w14:paraId="4B28E73E" w14:textId="77777777" w:rsidR="004D6E47" w:rsidRDefault="004D6E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DejaVu Sans">
    <w:altName w:val="ＭＳ 明朝"/>
    <w:charset w:val="80"/>
    <w:family w:val="auto"/>
    <w:pitch w:val="variable"/>
  </w:font>
  <w:font w:name="Lohit Hindi">
    <w:altName w:val="MS Mincho"/>
    <w:charset w:val="80"/>
    <w:family w:val="auto"/>
    <w:pitch w:val="variable"/>
  </w:font>
  <w:font w:name="Droid Sans Fallback">
    <w:altName w:val="ＭＳ 明朝"/>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F">
    <w:altName w:val="Times New Roman"/>
    <w:panose1 w:val="00000000000000000000"/>
    <w:charset w:val="00"/>
    <w:family w:val="roman"/>
    <w:notTrueType/>
    <w:pitch w:val="default"/>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291BE" w14:textId="77777777" w:rsidR="004D6E47" w:rsidRDefault="004D6E47">
    <w:pPr>
      <w:pStyle w:val="Footer"/>
      <w:jc w:val="center"/>
    </w:pPr>
    <w:r>
      <w:fldChar w:fldCharType="begin"/>
    </w:r>
    <w:r>
      <w:instrText xml:space="preserve"> PAGE </w:instrText>
    </w:r>
    <w:r>
      <w:fldChar w:fldCharType="separate"/>
    </w:r>
    <w:r w:rsidR="00F35AED">
      <w:rPr>
        <w:noProof/>
      </w:rPr>
      <w:t>i</w:t>
    </w:r>
    <w:r>
      <w:rPr>
        <w:noProof/>
      </w:rPr>
      <w:fldChar w:fldCharType="end"/>
    </w:r>
  </w:p>
  <w:p w14:paraId="427DF5AC" w14:textId="77777777" w:rsidR="004D6E47" w:rsidRDefault="004D6E4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35944" w14:textId="77777777" w:rsidR="004D6E47" w:rsidRDefault="004D6E47">
    <w:pPr>
      <w:pStyle w:val="Footer"/>
      <w:jc w:val="center"/>
    </w:pPr>
    <w:r>
      <w:fldChar w:fldCharType="begin"/>
    </w:r>
    <w:r>
      <w:instrText xml:space="preserve"> PAGE </w:instrText>
    </w:r>
    <w:r>
      <w:fldChar w:fldCharType="separate"/>
    </w:r>
    <w:r w:rsidR="00F35AED">
      <w:rPr>
        <w:noProof/>
      </w:rPr>
      <w:t>15</w:t>
    </w:r>
    <w:r>
      <w:rPr>
        <w:noProof/>
      </w:rPr>
      <w:fldChar w:fldCharType="end"/>
    </w:r>
  </w:p>
  <w:p w14:paraId="1124476B" w14:textId="77777777" w:rsidR="004D6E47" w:rsidRDefault="004D6E4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0FF37" w14:textId="77777777" w:rsidR="004D6E47" w:rsidRDefault="004D6E47">
    <w:pPr>
      <w:pStyle w:val="Footer"/>
      <w:jc w:val="center"/>
    </w:pPr>
    <w:r>
      <w:fldChar w:fldCharType="begin"/>
    </w:r>
    <w:r>
      <w:instrText xml:space="preserve"> PAGE </w:instrText>
    </w:r>
    <w:r>
      <w:fldChar w:fldCharType="separate"/>
    </w:r>
    <w:r w:rsidR="00F35AED">
      <w:rPr>
        <w:noProof/>
      </w:rPr>
      <w:t>31</w:t>
    </w:r>
    <w:r>
      <w:rPr>
        <w:noProof/>
      </w:rPr>
      <w:fldChar w:fldCharType="end"/>
    </w:r>
  </w:p>
  <w:p w14:paraId="341BD006" w14:textId="77777777" w:rsidR="004D6E47" w:rsidRDefault="004D6E47">
    <w:pPr>
      <w:pStyle w:val="Footer"/>
    </w:pPr>
  </w:p>
  <w:p w14:paraId="2A085783" w14:textId="77777777" w:rsidR="004D6E47" w:rsidRDefault="004D6E4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E3565D" w14:textId="77777777" w:rsidR="004D6E47" w:rsidRDefault="004D6E47">
      <w:r>
        <w:separator/>
      </w:r>
    </w:p>
    <w:p w14:paraId="387530D6" w14:textId="77777777" w:rsidR="004D6E47" w:rsidRDefault="004D6E47"/>
  </w:footnote>
  <w:footnote w:type="continuationSeparator" w:id="0">
    <w:p w14:paraId="4C03093C" w14:textId="77777777" w:rsidR="004D6E47" w:rsidRDefault="004D6E47">
      <w:r>
        <w:continuationSeparator/>
      </w:r>
    </w:p>
    <w:p w14:paraId="2B861B24" w14:textId="77777777" w:rsidR="004D6E47" w:rsidRDefault="004D6E4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oNotTrackFormattin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BF2"/>
    <w:rsid w:val="00002970"/>
    <w:rsid w:val="000137D5"/>
    <w:rsid w:val="00026AF5"/>
    <w:rsid w:val="00034E91"/>
    <w:rsid w:val="00037B08"/>
    <w:rsid w:val="000407F4"/>
    <w:rsid w:val="000530B3"/>
    <w:rsid w:val="000621E1"/>
    <w:rsid w:val="000724C7"/>
    <w:rsid w:val="00072E87"/>
    <w:rsid w:val="000765A1"/>
    <w:rsid w:val="00076944"/>
    <w:rsid w:val="00087C90"/>
    <w:rsid w:val="00091307"/>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7BF5"/>
    <w:rsid w:val="001843AF"/>
    <w:rsid w:val="00184447"/>
    <w:rsid w:val="00193C11"/>
    <w:rsid w:val="001957A5"/>
    <w:rsid w:val="001B6AE5"/>
    <w:rsid w:val="001B6F5A"/>
    <w:rsid w:val="002148A1"/>
    <w:rsid w:val="002452F9"/>
    <w:rsid w:val="0026099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2DB6"/>
    <w:rsid w:val="00377163"/>
    <w:rsid w:val="0038656B"/>
    <w:rsid w:val="00387436"/>
    <w:rsid w:val="0039781F"/>
    <w:rsid w:val="003A0BE8"/>
    <w:rsid w:val="003C3B68"/>
    <w:rsid w:val="003D358E"/>
    <w:rsid w:val="003F411B"/>
    <w:rsid w:val="0040237C"/>
    <w:rsid w:val="0040631B"/>
    <w:rsid w:val="00410F07"/>
    <w:rsid w:val="00413EB3"/>
    <w:rsid w:val="0044169D"/>
    <w:rsid w:val="00453E01"/>
    <w:rsid w:val="00460071"/>
    <w:rsid w:val="00462049"/>
    <w:rsid w:val="004661FE"/>
    <w:rsid w:val="0048052C"/>
    <w:rsid w:val="004826E9"/>
    <w:rsid w:val="004907EC"/>
    <w:rsid w:val="004A2EA3"/>
    <w:rsid w:val="004A74E2"/>
    <w:rsid w:val="004B2094"/>
    <w:rsid w:val="004B63C5"/>
    <w:rsid w:val="004B6D78"/>
    <w:rsid w:val="004D3EBF"/>
    <w:rsid w:val="004D6E47"/>
    <w:rsid w:val="004F291C"/>
    <w:rsid w:val="004F4456"/>
    <w:rsid w:val="004F51F3"/>
    <w:rsid w:val="004F65EB"/>
    <w:rsid w:val="00510FD2"/>
    <w:rsid w:val="00521E24"/>
    <w:rsid w:val="00523E82"/>
    <w:rsid w:val="005325ED"/>
    <w:rsid w:val="0053543E"/>
    <w:rsid w:val="00544190"/>
    <w:rsid w:val="005448EB"/>
    <w:rsid w:val="00562296"/>
    <w:rsid w:val="0056537F"/>
    <w:rsid w:val="005946C7"/>
    <w:rsid w:val="005A0AEC"/>
    <w:rsid w:val="005C340B"/>
    <w:rsid w:val="005C52CB"/>
    <w:rsid w:val="005C6E2F"/>
    <w:rsid w:val="005D52C2"/>
    <w:rsid w:val="005F5C75"/>
    <w:rsid w:val="00616569"/>
    <w:rsid w:val="00647C5D"/>
    <w:rsid w:val="006627FA"/>
    <w:rsid w:val="006A0334"/>
    <w:rsid w:val="006A69CC"/>
    <w:rsid w:val="006C70F6"/>
    <w:rsid w:val="006E7926"/>
    <w:rsid w:val="0071245E"/>
    <w:rsid w:val="0071300E"/>
    <w:rsid w:val="0071330F"/>
    <w:rsid w:val="007159F2"/>
    <w:rsid w:val="007173D3"/>
    <w:rsid w:val="007212BE"/>
    <w:rsid w:val="0073711B"/>
    <w:rsid w:val="00742F01"/>
    <w:rsid w:val="007501A8"/>
    <w:rsid w:val="00754014"/>
    <w:rsid w:val="00761642"/>
    <w:rsid w:val="007763DB"/>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34365"/>
    <w:rsid w:val="008743F5"/>
    <w:rsid w:val="008907DF"/>
    <w:rsid w:val="008A0D65"/>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C3C2D"/>
    <w:rsid w:val="009E1F76"/>
    <w:rsid w:val="009F13B9"/>
    <w:rsid w:val="00A1297E"/>
    <w:rsid w:val="00A13121"/>
    <w:rsid w:val="00A140F4"/>
    <w:rsid w:val="00A350E9"/>
    <w:rsid w:val="00A36362"/>
    <w:rsid w:val="00A7387D"/>
    <w:rsid w:val="00A765A4"/>
    <w:rsid w:val="00A76F93"/>
    <w:rsid w:val="00A77A75"/>
    <w:rsid w:val="00A870EF"/>
    <w:rsid w:val="00A95C6F"/>
    <w:rsid w:val="00A97AF1"/>
    <w:rsid w:val="00AA4EA1"/>
    <w:rsid w:val="00AB568B"/>
    <w:rsid w:val="00AC0CD5"/>
    <w:rsid w:val="00AD27A7"/>
    <w:rsid w:val="00B156F6"/>
    <w:rsid w:val="00B164DB"/>
    <w:rsid w:val="00B3202D"/>
    <w:rsid w:val="00B60422"/>
    <w:rsid w:val="00B736BC"/>
    <w:rsid w:val="00BD7D63"/>
    <w:rsid w:val="00BE4458"/>
    <w:rsid w:val="00BF0D46"/>
    <w:rsid w:val="00BF1300"/>
    <w:rsid w:val="00BF507D"/>
    <w:rsid w:val="00C05510"/>
    <w:rsid w:val="00C14269"/>
    <w:rsid w:val="00C17401"/>
    <w:rsid w:val="00C211D8"/>
    <w:rsid w:val="00C263E3"/>
    <w:rsid w:val="00C466B3"/>
    <w:rsid w:val="00C52D5C"/>
    <w:rsid w:val="00C541D9"/>
    <w:rsid w:val="00C56D8A"/>
    <w:rsid w:val="00CB013C"/>
    <w:rsid w:val="00CB27EE"/>
    <w:rsid w:val="00CC3105"/>
    <w:rsid w:val="00CC7DFE"/>
    <w:rsid w:val="00CE5DE3"/>
    <w:rsid w:val="00CF43C9"/>
    <w:rsid w:val="00D12678"/>
    <w:rsid w:val="00D2360A"/>
    <w:rsid w:val="00D328C3"/>
    <w:rsid w:val="00D465B2"/>
    <w:rsid w:val="00D46B62"/>
    <w:rsid w:val="00D661AC"/>
    <w:rsid w:val="00D67AE7"/>
    <w:rsid w:val="00D8575D"/>
    <w:rsid w:val="00DA2262"/>
    <w:rsid w:val="00DC73F6"/>
    <w:rsid w:val="00DD14F5"/>
    <w:rsid w:val="00DD3170"/>
    <w:rsid w:val="00DE73D1"/>
    <w:rsid w:val="00DF13BA"/>
    <w:rsid w:val="00DF6217"/>
    <w:rsid w:val="00E07C07"/>
    <w:rsid w:val="00E125C7"/>
    <w:rsid w:val="00E213D4"/>
    <w:rsid w:val="00E32701"/>
    <w:rsid w:val="00E33575"/>
    <w:rsid w:val="00E478FA"/>
    <w:rsid w:val="00E54762"/>
    <w:rsid w:val="00E605DC"/>
    <w:rsid w:val="00E67A47"/>
    <w:rsid w:val="00E8021A"/>
    <w:rsid w:val="00E8537E"/>
    <w:rsid w:val="00E85ECD"/>
    <w:rsid w:val="00EB1D8A"/>
    <w:rsid w:val="00EB33F5"/>
    <w:rsid w:val="00EB7BD2"/>
    <w:rsid w:val="00EC3C73"/>
    <w:rsid w:val="00ED7DDE"/>
    <w:rsid w:val="00EE5899"/>
    <w:rsid w:val="00EE77DA"/>
    <w:rsid w:val="00EF6475"/>
    <w:rsid w:val="00F000DE"/>
    <w:rsid w:val="00F04CA2"/>
    <w:rsid w:val="00F11DFD"/>
    <w:rsid w:val="00F15CE5"/>
    <w:rsid w:val="00F35AED"/>
    <w:rsid w:val="00F3748E"/>
    <w:rsid w:val="00F378E6"/>
    <w:rsid w:val="00F64974"/>
    <w:rsid w:val="00F65950"/>
    <w:rsid w:val="00F91140"/>
    <w:rsid w:val="00FA5DD6"/>
    <w:rsid w:val="00FC562E"/>
    <w:rsid w:val="00FD5478"/>
    <w:rsid w:val="00FD77DE"/>
    <w:rsid w:val="00FE1527"/>
    <w:rsid w:val="00FE7EC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768F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footer" Target="footer2.xm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www.arduino.cc/en/Main/ArduinoBoardDuemilanove" TargetMode="External"/><Relationship Id="rId28" Type="http://schemas.openxmlformats.org/officeDocument/2006/relationships/hyperlink" Target="http://www.cse.msu.edu/~stockman/Book/" TargetMode="Externa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1D681-87CC-BD48-839E-F11B487F7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62</Pages>
  <Words>11196</Words>
  <Characters>63820</Characters>
  <Application>Microsoft Macintosh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74867</CharactersWithSpaces>
  <SharedDoc>false</SharedDoc>
  <HLinks>
    <vt:vector size="6" baseType="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Minton</dc:creator>
  <cp:lastModifiedBy>Randy Kaplan</cp:lastModifiedBy>
  <cp:revision>3</cp:revision>
  <cp:lastPrinted>2011-03-22T18:40:00Z</cp:lastPrinted>
  <dcterms:created xsi:type="dcterms:W3CDTF">2011-04-22T18:16:00Z</dcterms:created>
  <dcterms:modified xsi:type="dcterms:W3CDTF">2011-04-25T19:33:00Z</dcterms:modified>
</cp:coreProperties>
</file>